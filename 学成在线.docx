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845C6" w14:textId="4D1458B3" w:rsidR="007542DE" w:rsidRDefault="007542DE" w:rsidP="007542DE">
      <w:pPr>
        <w:pStyle w:val="1"/>
        <w:rPr>
          <w:rFonts w:hint="eastAsia"/>
        </w:rPr>
      </w:pPr>
      <w:r>
        <w:rPr>
          <w:rFonts w:hint="eastAsia"/>
        </w:rPr>
        <w:t>介绍一下你的项目</w:t>
      </w:r>
    </w:p>
    <w:p w14:paraId="2DF0AE98" w14:textId="77777777" w:rsidR="007542DE" w:rsidRDefault="007542DE" w:rsidP="007542DE">
      <w:pPr>
        <w:rPr>
          <w:rFonts w:hint="eastAsia"/>
        </w:rPr>
      </w:pPr>
      <w:r>
        <w:rPr>
          <w:rFonts w:hint="eastAsia"/>
        </w:rPr>
        <w:t>我最近参与的项目是我们公司自</w:t>
      </w:r>
      <w:proofErr w:type="gramStart"/>
      <w:r>
        <w:rPr>
          <w:rFonts w:hint="eastAsia"/>
        </w:rPr>
        <w:t>研</w:t>
      </w:r>
      <w:proofErr w:type="gramEnd"/>
      <w:r>
        <w:rPr>
          <w:rFonts w:hint="eastAsia"/>
        </w:rPr>
        <w:t>的专门针对成人职业技能教育的网络课堂系统，网站提供了成人职业技能培训的相关课程，如：软件开发培训、职业资格证书培训、成人学历教育培训等课程。项目基于</w:t>
      </w:r>
      <w:r>
        <w:t>B2B2C的业务模式，培训机构可以在平台入驻、发布课程，我们公司作为运营方由专门的人员对发布的课程进行审核，审核通过后课程才可以发布成功，课程包括免费和收费两种形式，对于免费课程普通用户可以直接选课学习，对于收费课程在选课后需要支付成功才可以继续学习。</w:t>
      </w:r>
    </w:p>
    <w:p w14:paraId="0566C7A1" w14:textId="77777777" w:rsidR="007542DE" w:rsidRPr="0012566D" w:rsidRDefault="007542DE" w:rsidP="007542DE">
      <w:pPr>
        <w:rPr>
          <w:rFonts w:hint="eastAsia"/>
        </w:rPr>
      </w:pPr>
    </w:p>
    <w:p w14:paraId="53051243" w14:textId="77777777" w:rsidR="007542DE" w:rsidRDefault="007542DE" w:rsidP="007542DE">
      <w:pPr>
        <w:rPr>
          <w:rFonts w:hint="eastAsia"/>
        </w:rPr>
      </w:pPr>
      <w:r>
        <w:rPr>
          <w:rFonts w:hint="eastAsia"/>
        </w:rPr>
        <w:t>本项目包括三个端：用户端</w:t>
      </w:r>
      <w:r>
        <w:t>(学生端)、机构端、运营端。</w:t>
      </w:r>
    </w:p>
    <w:p w14:paraId="049A8154" w14:textId="77777777" w:rsidR="007542DE" w:rsidRDefault="007542DE" w:rsidP="007542DE">
      <w:pPr>
        <w:rPr>
          <w:rFonts w:hint="eastAsia"/>
        </w:rPr>
      </w:pPr>
    </w:p>
    <w:p w14:paraId="36601B61" w14:textId="77777777" w:rsidR="007542DE" w:rsidRDefault="007542DE" w:rsidP="007542DE">
      <w:pPr>
        <w:rPr>
          <w:rFonts w:hint="eastAsia"/>
        </w:rPr>
      </w:pPr>
      <w:r>
        <w:rPr>
          <w:rFonts w:hint="eastAsia"/>
        </w:rPr>
        <w:t>核心模块包括：内容管理、</w:t>
      </w:r>
      <w:proofErr w:type="gramStart"/>
      <w:r>
        <w:rPr>
          <w:rFonts w:hint="eastAsia"/>
        </w:rPr>
        <w:t>媒资管理</w:t>
      </w:r>
      <w:proofErr w:type="gramEnd"/>
      <w:r>
        <w:rPr>
          <w:rFonts w:hint="eastAsia"/>
        </w:rPr>
        <w:t>、课程搜索、订单支付、选课管理、认证授权等。</w:t>
      </w:r>
    </w:p>
    <w:p w14:paraId="200723FE" w14:textId="77777777" w:rsidR="007542DE" w:rsidRDefault="007542DE" w:rsidP="007542DE">
      <w:pPr>
        <w:rPr>
          <w:rFonts w:hint="eastAsia"/>
        </w:rPr>
      </w:pPr>
    </w:p>
    <w:p w14:paraId="4CFC9340" w14:textId="77777777" w:rsidR="007542DE" w:rsidRDefault="007542DE" w:rsidP="007542DE">
      <w:pPr>
        <w:rPr>
          <w:rFonts w:hint="eastAsia"/>
        </w:rPr>
      </w:pPr>
      <w:r>
        <w:rPr>
          <w:rFonts w:hint="eastAsia"/>
        </w:rPr>
        <w:t>本项目采用前后端分离架构，后端采用</w:t>
      </w:r>
      <w:proofErr w:type="spellStart"/>
      <w:r>
        <w:t>SpringBoot</w:t>
      </w:r>
      <w:proofErr w:type="spellEnd"/>
      <w:r>
        <w:t>、</w:t>
      </w:r>
      <w:proofErr w:type="spellStart"/>
      <w:r>
        <w:t>SpringCloud</w:t>
      </w:r>
      <w:proofErr w:type="spellEnd"/>
      <w:r>
        <w:t>技术</w:t>
      </w:r>
      <w:proofErr w:type="gramStart"/>
      <w:r>
        <w:t>栈</w:t>
      </w:r>
      <w:proofErr w:type="gramEnd"/>
      <w:r>
        <w:t>开发，数据库使用了MySQL，还使用的Redis、消息队列、分布式文件系统、Elasticsearch等中间件系统。</w:t>
      </w:r>
    </w:p>
    <w:p w14:paraId="10A9DF23" w14:textId="77777777" w:rsidR="007542DE" w:rsidRDefault="007542DE" w:rsidP="007542DE">
      <w:pPr>
        <w:rPr>
          <w:rFonts w:hint="eastAsia"/>
        </w:rPr>
      </w:pPr>
    </w:p>
    <w:p w14:paraId="5FE1EFDE" w14:textId="77777777" w:rsidR="007542DE" w:rsidRDefault="007542DE" w:rsidP="007542DE">
      <w:pPr>
        <w:rPr>
          <w:rFonts w:hint="eastAsia"/>
        </w:rPr>
      </w:pPr>
      <w:r>
        <w:rPr>
          <w:rFonts w:hint="eastAsia"/>
        </w:rPr>
        <w:t>划分的</w:t>
      </w:r>
      <w:proofErr w:type="gramStart"/>
      <w:r>
        <w:rPr>
          <w:rFonts w:hint="eastAsia"/>
        </w:rPr>
        <w:t>微服务</w:t>
      </w:r>
      <w:proofErr w:type="gramEnd"/>
      <w:r>
        <w:rPr>
          <w:rFonts w:hint="eastAsia"/>
        </w:rPr>
        <w:t>包括：内容管理服务、</w:t>
      </w:r>
      <w:proofErr w:type="gramStart"/>
      <w:r>
        <w:rPr>
          <w:rFonts w:hint="eastAsia"/>
        </w:rPr>
        <w:t>媒资管理</w:t>
      </w:r>
      <w:proofErr w:type="gramEnd"/>
      <w:r>
        <w:rPr>
          <w:rFonts w:hint="eastAsia"/>
        </w:rPr>
        <w:t>服务、搜索服务、订单支付服务、</w:t>
      </w:r>
      <w:r>
        <w:t xml:space="preserve"> 学习中心服务、系统管理服务、认证授权服务、网关服务、注册中心服务、配置中心服务等。</w:t>
      </w:r>
    </w:p>
    <w:p w14:paraId="79BC13A7" w14:textId="77777777" w:rsidR="007542DE" w:rsidRDefault="007542DE" w:rsidP="007542DE">
      <w:pPr>
        <w:rPr>
          <w:rFonts w:hint="eastAsia"/>
        </w:rPr>
      </w:pPr>
    </w:p>
    <w:p w14:paraId="3F4ADF1C" w14:textId="6033EE21" w:rsidR="007542DE" w:rsidRPr="00E117C5" w:rsidRDefault="007542DE" w:rsidP="007542DE">
      <w:pPr>
        <w:rPr>
          <w:rFonts w:hint="eastAsia"/>
          <w:color w:val="FF0000"/>
        </w:rPr>
      </w:pPr>
      <w:r w:rsidRPr="00E117C5">
        <w:rPr>
          <w:rFonts w:hint="eastAsia"/>
          <w:color w:val="FF0000"/>
        </w:rPr>
        <w:t>我在这个项目中负责了内容管理</w:t>
      </w:r>
      <w:r w:rsidR="00FA43D9">
        <w:rPr>
          <w:rFonts w:hint="eastAsia"/>
          <w:color w:val="FF0000"/>
        </w:rPr>
        <w:t>（机构端）</w:t>
      </w:r>
      <w:r w:rsidRPr="00E117C5">
        <w:rPr>
          <w:rFonts w:hint="eastAsia"/>
          <w:color w:val="FF0000"/>
        </w:rPr>
        <w:t>、</w:t>
      </w:r>
      <w:r w:rsidR="00FA43D9">
        <w:rPr>
          <w:rFonts w:hint="eastAsia"/>
          <w:color w:val="FF0000"/>
        </w:rPr>
        <w:t>课程发布（</w:t>
      </w:r>
      <w:r w:rsidR="00FA43D9" w:rsidRPr="00E117C5">
        <w:rPr>
          <w:rFonts w:hint="eastAsia"/>
          <w:color w:val="FF0000"/>
        </w:rPr>
        <w:t>缓存优化</w:t>
      </w:r>
      <w:r w:rsidR="00FA43D9">
        <w:rPr>
          <w:rFonts w:hint="eastAsia"/>
          <w:color w:val="FF0000"/>
        </w:rPr>
        <w:t>）、</w:t>
      </w:r>
      <w:r w:rsidRPr="00E117C5">
        <w:rPr>
          <w:rFonts w:hint="eastAsia"/>
          <w:color w:val="FF0000"/>
        </w:rPr>
        <w:t>订单支付模块的设计与开发</w:t>
      </w:r>
      <w:r w:rsidR="00E117C5" w:rsidRPr="00E117C5">
        <w:rPr>
          <w:rFonts w:hint="eastAsia"/>
          <w:color w:val="FF0000"/>
        </w:rPr>
        <w:t>，后续开发了用户授权认证功能</w:t>
      </w:r>
      <w:r w:rsidRPr="00E117C5">
        <w:rPr>
          <w:rFonts w:hint="eastAsia"/>
          <w:color w:val="FF0000"/>
        </w:rPr>
        <w:t>。</w:t>
      </w:r>
    </w:p>
    <w:p w14:paraId="365E0F50" w14:textId="77777777" w:rsidR="007542DE" w:rsidRDefault="007542DE" w:rsidP="007542DE">
      <w:pPr>
        <w:rPr>
          <w:rFonts w:hint="eastAsia"/>
        </w:rPr>
      </w:pPr>
    </w:p>
    <w:p w14:paraId="43EC8118" w14:textId="77777777" w:rsidR="0038650F" w:rsidRDefault="007542DE" w:rsidP="007542DE">
      <w:pPr>
        <w:rPr>
          <w:rFonts w:hint="eastAsia"/>
        </w:rPr>
      </w:pPr>
      <w:r>
        <w:rPr>
          <w:rFonts w:hint="eastAsia"/>
        </w:rPr>
        <w:t>内容管理模块，是对平台上的课程进行管理，课程的相关信息比较</w:t>
      </w:r>
      <w:proofErr w:type="gramStart"/>
      <w:r>
        <w:rPr>
          <w:rFonts w:hint="eastAsia"/>
        </w:rPr>
        <w:t>多这里</w:t>
      </w:r>
      <w:proofErr w:type="gramEnd"/>
      <w:r>
        <w:rPr>
          <w:rFonts w:hint="eastAsia"/>
        </w:rPr>
        <w:t>在数据库设计了课程基本信息表、课程营销表、课程计划、课程师资表进行存储</w:t>
      </w:r>
      <w:r>
        <w:t xml:space="preserve"> ，培训机构要发布一门课程需要填写课程基本信息、课程营销信息、课程计划信息、课程师资信息，填写完毕后需要提交审核，由运营人员进行课程信息的审核，整个审核过程是程序自动审核加人工确认的方式，通常24小时审核完成。课程审核通过即可发布课程，课程的相关信息会聚合到课程发布表中，这里不仅要将课程信息写到课程发布</w:t>
      </w:r>
      <w:proofErr w:type="gramStart"/>
      <w:r>
        <w:t>表还要</w:t>
      </w:r>
      <w:proofErr w:type="gramEnd"/>
      <w:r>
        <w:t>将课程信息写到索引库、分布式文件系统中，所以这里存在分布式事务的问题</w:t>
      </w:r>
      <w:r>
        <w:rPr>
          <w:rFonts w:hint="eastAsia"/>
        </w:rPr>
        <w:t>，项目使用本地消息表加任务调度的方式去解决这里的分布式事务，保存数据的最终一致性。</w:t>
      </w:r>
    </w:p>
    <w:p w14:paraId="11DE9CA4" w14:textId="242BE891" w:rsidR="0038650F" w:rsidRDefault="0038650F" w:rsidP="007542DE">
      <w:pPr>
        <w:rPr>
          <w:rFonts w:hint="eastAsia"/>
        </w:rPr>
      </w:pPr>
    </w:p>
    <w:p w14:paraId="4385C3DD" w14:textId="301A7668" w:rsidR="0038650F" w:rsidRDefault="0038650F" w:rsidP="007542DE">
      <w:pPr>
        <w:rPr>
          <w:rFonts w:hint="eastAsia"/>
        </w:rPr>
      </w:pPr>
      <w:r>
        <w:rPr>
          <w:rFonts w:hint="eastAsia"/>
        </w:rPr>
        <w:t>为了高并发场景下，课程id</w:t>
      </w:r>
      <w:r>
        <w:t xml:space="preserve"> </w:t>
      </w:r>
      <w:r>
        <w:rPr>
          <w:rFonts w:hint="eastAsia"/>
        </w:rPr>
        <w:t>key失效，多个请求同时查询课程id时造成的缓存穿透问题，加</w:t>
      </w:r>
      <w:proofErr w:type="spellStart"/>
      <w:r>
        <w:rPr>
          <w:rFonts w:hint="eastAsia"/>
        </w:rPr>
        <w:t>Redisson</w:t>
      </w:r>
      <w:proofErr w:type="spellEnd"/>
      <w:r>
        <w:rPr>
          <w:rFonts w:hint="eastAsia"/>
        </w:rPr>
        <w:t>分布式锁。保证同一课程id的请求，只有一条能够到达数据库。</w:t>
      </w:r>
    </w:p>
    <w:p w14:paraId="023D51BF" w14:textId="0575B753" w:rsidR="0038650F" w:rsidRDefault="0038650F" w:rsidP="007542DE">
      <w:pPr>
        <w:rPr>
          <w:rFonts w:hint="eastAsia"/>
        </w:rPr>
      </w:pPr>
    </w:p>
    <w:p w14:paraId="1006A1B5" w14:textId="697649D9" w:rsidR="0038650F" w:rsidRDefault="0038650F" w:rsidP="007542DE">
      <w:pPr>
        <w:rPr>
          <w:rFonts w:hint="eastAsia"/>
        </w:rPr>
      </w:pPr>
    </w:p>
    <w:p w14:paraId="79FC081F" w14:textId="54D08033" w:rsidR="0038650F" w:rsidRDefault="0038650F" w:rsidP="007542DE">
      <w:pPr>
        <w:rPr>
          <w:rFonts w:hint="eastAsia"/>
        </w:rPr>
      </w:pPr>
    </w:p>
    <w:p w14:paraId="5DD316F1" w14:textId="7E1E2087" w:rsidR="0038650F" w:rsidRDefault="0038650F" w:rsidP="007542DE">
      <w:pPr>
        <w:rPr>
          <w:rFonts w:hint="eastAsia"/>
        </w:rPr>
      </w:pPr>
      <w:r>
        <w:rPr>
          <w:rFonts w:hint="eastAsia"/>
        </w:rPr>
        <w:t>身份认证</w:t>
      </w:r>
    </w:p>
    <w:p w14:paraId="64D2CC08" w14:textId="05EA4BD1" w:rsidR="0038650F" w:rsidRDefault="0038650F" w:rsidP="007542DE">
      <w:pPr>
        <w:rPr>
          <w:rFonts w:hint="eastAsia"/>
        </w:rPr>
      </w:pPr>
    </w:p>
    <w:p w14:paraId="086B3C8A" w14:textId="14FE22AC" w:rsidR="0038650F" w:rsidRDefault="0038650F" w:rsidP="007542DE">
      <w:pPr>
        <w:rPr>
          <w:rFonts w:hint="eastAsia"/>
        </w:rPr>
      </w:pPr>
    </w:p>
    <w:p w14:paraId="7484DE39" w14:textId="284E2453" w:rsidR="0038650F" w:rsidRDefault="0038650F" w:rsidP="007542DE">
      <w:pPr>
        <w:rPr>
          <w:rFonts w:hint="eastAsia"/>
        </w:rPr>
      </w:pPr>
    </w:p>
    <w:p w14:paraId="58D4421E" w14:textId="25EF14E2" w:rsidR="0038650F" w:rsidRDefault="0038650F" w:rsidP="007542DE">
      <w:pPr>
        <w:rPr>
          <w:rFonts w:hint="eastAsia"/>
        </w:rPr>
      </w:pPr>
      <w:r>
        <w:rPr>
          <w:rFonts w:hint="eastAsia"/>
        </w:rPr>
        <w:t>支付消息通知</w:t>
      </w:r>
    </w:p>
    <w:p w14:paraId="6000DE31" w14:textId="1C58F191" w:rsidR="0038650F" w:rsidRDefault="0038650F" w:rsidP="007542DE">
      <w:pPr>
        <w:rPr>
          <w:rFonts w:hint="eastAsia"/>
        </w:rPr>
      </w:pPr>
    </w:p>
    <w:p w14:paraId="1B381381" w14:textId="0E158883" w:rsidR="0038650F" w:rsidRDefault="000C6239" w:rsidP="007542DE">
      <w:pPr>
        <w:rPr>
          <w:rFonts w:hint="eastAsia"/>
        </w:rPr>
      </w:pPr>
      <w:r>
        <w:rPr>
          <w:rFonts w:hint="eastAsia"/>
        </w:rPr>
        <w:t>自定义异常处理</w:t>
      </w:r>
    </w:p>
    <w:p w14:paraId="0FBA0E7D" w14:textId="6FCA9777" w:rsidR="0038650F" w:rsidRDefault="0038650F" w:rsidP="007542DE">
      <w:pPr>
        <w:rPr>
          <w:rFonts w:hint="eastAsia"/>
        </w:rPr>
      </w:pPr>
    </w:p>
    <w:p w14:paraId="4A21AA10" w14:textId="08860F24" w:rsidR="0038650F" w:rsidRDefault="0038650F" w:rsidP="007542DE">
      <w:pPr>
        <w:rPr>
          <w:rFonts w:hint="eastAsia"/>
        </w:rPr>
      </w:pPr>
    </w:p>
    <w:p w14:paraId="19FF9E10" w14:textId="7E5F9850" w:rsidR="0038650F" w:rsidRDefault="0038650F" w:rsidP="007542DE">
      <w:pPr>
        <w:rPr>
          <w:rFonts w:hint="eastAsia"/>
        </w:rPr>
      </w:pPr>
    </w:p>
    <w:p w14:paraId="3463205C" w14:textId="59DD4775" w:rsidR="0038650F" w:rsidRDefault="0038650F" w:rsidP="007542DE">
      <w:pPr>
        <w:rPr>
          <w:rFonts w:hint="eastAsia"/>
        </w:rPr>
      </w:pPr>
    </w:p>
    <w:p w14:paraId="190B2BC6" w14:textId="5C9AFD5B" w:rsidR="0038650F" w:rsidRDefault="0038650F" w:rsidP="007542DE">
      <w:pPr>
        <w:rPr>
          <w:rFonts w:hint="eastAsia"/>
        </w:rPr>
      </w:pPr>
    </w:p>
    <w:p w14:paraId="40F66F44" w14:textId="77777777" w:rsidR="0038650F" w:rsidRDefault="0038650F" w:rsidP="007542DE">
      <w:pPr>
        <w:rPr>
          <w:rFonts w:hint="eastAsia"/>
        </w:rPr>
      </w:pPr>
    </w:p>
    <w:p w14:paraId="4B97B4D1" w14:textId="63215C4B" w:rsidR="007542DE" w:rsidRDefault="007542DE" w:rsidP="007542DE">
      <w:pPr>
        <w:rPr>
          <w:rFonts w:hint="eastAsia"/>
        </w:rPr>
      </w:pPr>
      <w:r w:rsidRPr="007542DE">
        <w:rPr>
          <w:noProof/>
        </w:rPr>
        <w:lastRenderedPageBreak/>
        <w:drawing>
          <wp:inline distT="0" distB="0" distL="0" distR="0" wp14:anchorId="514E1C5F" wp14:editId="697892E5">
            <wp:extent cx="6246421" cy="536132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7043" cy="5379023"/>
                    </a:xfrm>
                    <a:prstGeom prst="rect">
                      <a:avLst/>
                    </a:prstGeom>
                  </pic:spPr>
                </pic:pic>
              </a:graphicData>
            </a:graphic>
          </wp:inline>
        </w:drawing>
      </w:r>
    </w:p>
    <w:p w14:paraId="2FF6D419" w14:textId="77777777" w:rsidR="007542DE" w:rsidRDefault="007542DE" w:rsidP="007542DE">
      <w:pPr>
        <w:rPr>
          <w:rFonts w:hint="eastAsia"/>
        </w:rPr>
      </w:pPr>
    </w:p>
    <w:p w14:paraId="756B632A" w14:textId="77777777" w:rsidR="007542DE" w:rsidRDefault="007542DE" w:rsidP="007542DE">
      <w:pPr>
        <w:rPr>
          <w:rFonts w:hint="eastAsia"/>
        </w:rPr>
      </w:pPr>
    </w:p>
    <w:p w14:paraId="261C63CA" w14:textId="2B33986D" w:rsidR="00F17AB8" w:rsidRDefault="00F17AB8" w:rsidP="00F17AB8">
      <w:pPr>
        <w:pStyle w:val="1"/>
        <w:rPr>
          <w:rFonts w:hint="eastAsia"/>
        </w:rPr>
      </w:pPr>
      <w:r>
        <w:t>1、Git代码冲突怎么处理？</w:t>
      </w:r>
    </w:p>
    <w:p w14:paraId="2A2D11BA" w14:textId="77777777" w:rsidR="00F17AB8" w:rsidRDefault="00F17AB8" w:rsidP="00F17AB8">
      <w:pPr>
        <w:rPr>
          <w:rFonts w:hint="eastAsia"/>
        </w:rPr>
      </w:pPr>
      <w:r>
        <w:rPr>
          <w:rFonts w:hint="eastAsia"/>
        </w:rPr>
        <w:t>我们在使用</w:t>
      </w:r>
      <w:r>
        <w:t>Git时难免会出现代码冲突的问题，出现冲突的原因是因为当本地文件的版本与目标分支中文件的版本不一致时当存在同一行的内容不同时在进行合并时会出现冲突。</w:t>
      </w:r>
    </w:p>
    <w:p w14:paraId="1E0DE224" w14:textId="77777777" w:rsidR="00F17AB8" w:rsidRDefault="00F17AB8" w:rsidP="00F17AB8">
      <w:pPr>
        <w:rPr>
          <w:rFonts w:hint="eastAsia"/>
        </w:rPr>
      </w:pPr>
    </w:p>
    <w:p w14:paraId="15A94331" w14:textId="77777777" w:rsidR="00F17AB8" w:rsidRDefault="00F17AB8" w:rsidP="00F17AB8">
      <w:pPr>
        <w:rPr>
          <w:rFonts w:hint="eastAsia"/>
        </w:rPr>
      </w:pPr>
      <w:r>
        <w:rPr>
          <w:rFonts w:hint="eastAsia"/>
        </w:rPr>
        <w:t>代码冲突一般发生在以下情况：</w:t>
      </w:r>
    </w:p>
    <w:p w14:paraId="6101E817" w14:textId="77777777" w:rsidR="00F17AB8" w:rsidRDefault="00F17AB8" w:rsidP="00F17AB8">
      <w:pPr>
        <w:rPr>
          <w:rFonts w:hint="eastAsia"/>
        </w:rPr>
      </w:pPr>
      <w:r>
        <w:t>1、多个分支向主分支合并时</w:t>
      </w:r>
    </w:p>
    <w:p w14:paraId="0EC0E5AF" w14:textId="6A30FA66" w:rsidR="00502534" w:rsidRDefault="00F17AB8" w:rsidP="00F17AB8">
      <w:pPr>
        <w:rPr>
          <w:rFonts w:hint="eastAsia"/>
        </w:rPr>
      </w:pPr>
      <w:r>
        <w:t>2、同一个分支下pull或push操作时。</w:t>
      </w:r>
    </w:p>
    <w:p w14:paraId="740319FB" w14:textId="3608A6D9" w:rsidR="00F17AB8" w:rsidRDefault="00F17AB8" w:rsidP="00F17AB8">
      <w:pPr>
        <w:rPr>
          <w:rFonts w:hint="eastAsia"/>
        </w:rPr>
      </w:pPr>
    </w:p>
    <w:p w14:paraId="04F5A5A2" w14:textId="331DBA4C" w:rsidR="00F17AB8" w:rsidRDefault="00F17AB8" w:rsidP="00F17AB8">
      <w:pPr>
        <w:rPr>
          <w:rFonts w:hint="eastAsia"/>
        </w:rPr>
      </w:pPr>
      <w:r>
        <w:rPr>
          <w:rFonts w:hint="eastAsia"/>
        </w:rPr>
        <w:t>可以通过idea图形化界面修改代码，也可以手动修改代码再push到远程</w:t>
      </w:r>
    </w:p>
    <w:p w14:paraId="1680CBA1" w14:textId="6610A70B" w:rsidR="00F17AB8" w:rsidRDefault="00F17AB8" w:rsidP="00F17AB8">
      <w:pPr>
        <w:rPr>
          <w:rFonts w:hint="eastAsia"/>
        </w:rPr>
      </w:pPr>
    </w:p>
    <w:p w14:paraId="27E53CBF" w14:textId="22E91BA2" w:rsidR="00F17AB8" w:rsidRDefault="00F17AB8" w:rsidP="00F17AB8">
      <w:pPr>
        <w:rPr>
          <w:rFonts w:hint="eastAsia"/>
        </w:rPr>
      </w:pPr>
    </w:p>
    <w:p w14:paraId="16495785" w14:textId="77777777" w:rsidR="00F17AB8" w:rsidRDefault="00F17AB8" w:rsidP="00F17AB8">
      <w:pPr>
        <w:pStyle w:val="1"/>
        <w:rPr>
          <w:rFonts w:hint="eastAsia"/>
        </w:rPr>
      </w:pPr>
      <w:r>
        <w:t>2、你是在哪个分支开发？</w:t>
      </w:r>
    </w:p>
    <w:p w14:paraId="16AF4470" w14:textId="77777777" w:rsidR="00F17AB8" w:rsidRDefault="00F17AB8" w:rsidP="00F17AB8">
      <w:pPr>
        <w:rPr>
          <w:rFonts w:hint="eastAsia"/>
        </w:rPr>
      </w:pPr>
    </w:p>
    <w:p w14:paraId="5CE13C3A" w14:textId="77777777" w:rsidR="00F17AB8" w:rsidRDefault="00F17AB8" w:rsidP="00F17AB8">
      <w:pPr>
        <w:rPr>
          <w:rFonts w:hint="eastAsia"/>
        </w:rPr>
      </w:pPr>
      <w:r>
        <w:rPr>
          <w:rFonts w:hint="eastAsia"/>
        </w:rPr>
        <w:lastRenderedPageBreak/>
        <w:t>我们不是直接在主分支开发，由技术经理创建独立的开发分支，我们是在独立的开发分支中进行开发，最后由技术经理将开发分支合并到主分支。</w:t>
      </w:r>
    </w:p>
    <w:p w14:paraId="47D0581C" w14:textId="77777777" w:rsidR="00F17AB8" w:rsidRDefault="00F17AB8" w:rsidP="00F17AB8">
      <w:pPr>
        <w:rPr>
          <w:rFonts w:hint="eastAsia"/>
        </w:rPr>
      </w:pPr>
    </w:p>
    <w:p w14:paraId="1ED0F840" w14:textId="77777777" w:rsidR="00F17AB8" w:rsidRDefault="00F17AB8" w:rsidP="00F17AB8">
      <w:pPr>
        <w:pStyle w:val="1"/>
        <w:rPr>
          <w:rFonts w:hint="eastAsia"/>
        </w:rPr>
      </w:pPr>
      <w:r>
        <w:t>3、maven依赖版本冲突怎么处理？</w:t>
      </w:r>
    </w:p>
    <w:p w14:paraId="51D06D11" w14:textId="77777777" w:rsidR="00F17AB8" w:rsidRDefault="00F17AB8" w:rsidP="00F17AB8">
      <w:pPr>
        <w:rPr>
          <w:rFonts w:hint="eastAsia"/>
        </w:rPr>
      </w:pPr>
    </w:p>
    <w:p w14:paraId="43F4F965" w14:textId="77777777" w:rsidR="00F17AB8" w:rsidRDefault="00F17AB8" w:rsidP="00F17AB8">
      <w:pPr>
        <w:rPr>
          <w:rFonts w:hint="eastAsia"/>
        </w:rPr>
      </w:pPr>
      <w:r>
        <w:t>maven依赖版本冲突一般是由于间接依赖导致一个jar</w:t>
      </w:r>
      <w:proofErr w:type="gramStart"/>
      <w:r>
        <w:t>包即有</w:t>
      </w:r>
      <w:proofErr w:type="gramEnd"/>
      <w:r>
        <w:t>多个不同的版本，比如：A依赖了B的1.0版本，C依赖了B的2.0版本，项目依赖A和C从而间接依赖了B的1.0和2.0版本，此时B有两个版本引入到了项目中，当存在版本冲突时可能会出现</w:t>
      </w:r>
      <w:proofErr w:type="spellStart"/>
      <w:r>
        <w:t>ClassNotFoundException</w:t>
      </w:r>
      <w:proofErr w:type="spellEnd"/>
      <w:r>
        <w:t>、</w:t>
      </w:r>
      <w:proofErr w:type="spellStart"/>
      <w:r>
        <w:t>NoSuchMethodError</w:t>
      </w:r>
      <w:proofErr w:type="spellEnd"/>
      <w:r>
        <w:t>等错误。</w:t>
      </w:r>
    </w:p>
    <w:p w14:paraId="281077D4" w14:textId="77777777" w:rsidR="00F17AB8" w:rsidRDefault="00F17AB8" w:rsidP="00F17AB8">
      <w:pPr>
        <w:rPr>
          <w:rFonts w:hint="eastAsia"/>
        </w:rPr>
      </w:pPr>
    </w:p>
    <w:p w14:paraId="1AD1B538" w14:textId="77777777" w:rsidR="00F17AB8" w:rsidRDefault="00F17AB8" w:rsidP="00F17AB8">
      <w:pPr>
        <w:rPr>
          <w:rFonts w:hint="eastAsia"/>
        </w:rPr>
      </w:pPr>
      <w:r>
        <w:rPr>
          <w:rFonts w:hint="eastAsia"/>
        </w:rPr>
        <w:t>处理版本冲突可以使用以下方法：</w:t>
      </w:r>
    </w:p>
    <w:p w14:paraId="7A21D778" w14:textId="77777777" w:rsidR="00F17AB8" w:rsidRDefault="00F17AB8" w:rsidP="00F17AB8">
      <w:pPr>
        <w:rPr>
          <w:rFonts w:hint="eastAsia"/>
        </w:rPr>
      </w:pPr>
    </w:p>
    <w:p w14:paraId="7F540449" w14:textId="77777777" w:rsidR="00F17AB8" w:rsidRDefault="00F17AB8" w:rsidP="00F17AB8">
      <w:pPr>
        <w:rPr>
          <w:rFonts w:hint="eastAsia"/>
        </w:rPr>
      </w:pPr>
      <w:r>
        <w:t>1、使用exclusions 排除依赖</w:t>
      </w:r>
    </w:p>
    <w:p w14:paraId="553561B9" w14:textId="77777777" w:rsidR="00F17AB8" w:rsidRDefault="00F17AB8" w:rsidP="00F17AB8">
      <w:pPr>
        <w:rPr>
          <w:rFonts w:hint="eastAsia"/>
        </w:rPr>
      </w:pPr>
    </w:p>
    <w:p w14:paraId="7BF2E420" w14:textId="77777777" w:rsidR="00F17AB8" w:rsidRDefault="00F17AB8" w:rsidP="00F17AB8">
      <w:pPr>
        <w:rPr>
          <w:rFonts w:hint="eastAsia"/>
        </w:rPr>
      </w:pPr>
      <w:r>
        <w:rPr>
          <w:rFonts w:hint="eastAsia"/>
        </w:rPr>
        <w:t>比如：我们只依赖</w:t>
      </w:r>
      <w:r>
        <w:t>B的1.0版本，此时可以在依赖C时排除对B的依赖。</w:t>
      </w:r>
    </w:p>
    <w:p w14:paraId="30268B60" w14:textId="77777777" w:rsidR="00F17AB8" w:rsidRDefault="00F17AB8" w:rsidP="00F17AB8">
      <w:pPr>
        <w:rPr>
          <w:rFonts w:hint="eastAsia"/>
        </w:rPr>
      </w:pPr>
    </w:p>
    <w:p w14:paraId="51BD9D24" w14:textId="73DCBFF3" w:rsidR="00F17AB8" w:rsidRDefault="00F17AB8" w:rsidP="00F17AB8">
      <w:pPr>
        <w:rPr>
          <w:rFonts w:hint="eastAsia"/>
        </w:rPr>
      </w:pPr>
      <w:r>
        <w:t>2、使用</w:t>
      </w:r>
      <w:r>
        <w:rPr>
          <w:rFonts w:hint="eastAsia"/>
        </w:rPr>
        <w:t>&lt;</w:t>
      </w:r>
      <w:proofErr w:type="spellStart"/>
      <w:r>
        <w:t>dependencyManagement</w:t>
      </w:r>
      <w:proofErr w:type="spellEnd"/>
      <w:r>
        <w:t>&gt;锁定版本号。</w:t>
      </w:r>
    </w:p>
    <w:p w14:paraId="724261EA" w14:textId="77777777" w:rsidR="00F17AB8" w:rsidRDefault="00F17AB8" w:rsidP="00F17AB8">
      <w:pPr>
        <w:rPr>
          <w:rFonts w:hint="eastAsia"/>
        </w:rPr>
      </w:pPr>
    </w:p>
    <w:p w14:paraId="77B3472A" w14:textId="77777777" w:rsidR="00F17AB8" w:rsidRDefault="00F17AB8" w:rsidP="00F17AB8">
      <w:pPr>
        <w:rPr>
          <w:rFonts w:hint="eastAsia"/>
        </w:rPr>
      </w:pPr>
      <w:r>
        <w:rPr>
          <w:rFonts w:hint="eastAsia"/>
        </w:rPr>
        <w:t>通常在</w:t>
      </w:r>
      <w:proofErr w:type="gramStart"/>
      <w:r>
        <w:rPr>
          <w:rFonts w:hint="eastAsia"/>
        </w:rPr>
        <w:t>父工程</w:t>
      </w:r>
      <w:proofErr w:type="gramEnd"/>
      <w:r>
        <w:rPr>
          <w:rFonts w:hint="eastAsia"/>
        </w:rPr>
        <w:t>对依赖的版本统一管理。</w:t>
      </w:r>
    </w:p>
    <w:p w14:paraId="33BE0B86" w14:textId="77777777" w:rsidR="00F17AB8" w:rsidRDefault="00F17AB8" w:rsidP="00F17AB8">
      <w:pPr>
        <w:rPr>
          <w:rFonts w:hint="eastAsia"/>
        </w:rPr>
      </w:pPr>
    </w:p>
    <w:p w14:paraId="1CCCD17F" w14:textId="77777777" w:rsidR="00F17AB8" w:rsidRDefault="00F17AB8" w:rsidP="00F17AB8">
      <w:pPr>
        <w:rPr>
          <w:rFonts w:hint="eastAsia"/>
        </w:rPr>
      </w:pPr>
      <w:r>
        <w:rPr>
          <w:rFonts w:hint="eastAsia"/>
        </w:rPr>
        <w:t>比如：我们只依赖</w:t>
      </w:r>
      <w:r>
        <w:t>B的1.0版本，此时可以在</w:t>
      </w:r>
      <w:proofErr w:type="gramStart"/>
      <w:r>
        <w:t>父工程</w:t>
      </w:r>
      <w:proofErr w:type="gramEnd"/>
      <w:r>
        <w:t>中限定B的版本为1.0。</w:t>
      </w:r>
    </w:p>
    <w:p w14:paraId="788DC95A" w14:textId="77777777" w:rsidR="00F17AB8" w:rsidRDefault="00F17AB8" w:rsidP="00F17AB8">
      <w:pPr>
        <w:rPr>
          <w:rFonts w:hint="eastAsia"/>
        </w:rPr>
      </w:pPr>
    </w:p>
    <w:p w14:paraId="72728830" w14:textId="77777777" w:rsidR="00F17AB8" w:rsidRDefault="00F17AB8" w:rsidP="00F17AB8">
      <w:pPr>
        <w:pStyle w:val="1"/>
        <w:rPr>
          <w:rFonts w:hint="eastAsia"/>
        </w:rPr>
      </w:pPr>
      <w:r>
        <w:t>4、maven的常用命令</w:t>
      </w:r>
    </w:p>
    <w:p w14:paraId="2EDF9B71" w14:textId="77777777" w:rsidR="00F17AB8" w:rsidRDefault="00F17AB8" w:rsidP="00F17AB8">
      <w:pPr>
        <w:rPr>
          <w:rFonts w:hint="eastAsia"/>
        </w:rPr>
      </w:pPr>
    </w:p>
    <w:p w14:paraId="63CB0FE2" w14:textId="4C95BAF7" w:rsidR="00F17AB8" w:rsidRDefault="00F17AB8" w:rsidP="00F17AB8">
      <w:pPr>
        <w:rPr>
          <w:rFonts w:hint="eastAsia"/>
        </w:rPr>
      </w:pPr>
      <w:proofErr w:type="spellStart"/>
      <w:r>
        <w:t>mvn</w:t>
      </w:r>
      <w:proofErr w:type="spellEnd"/>
      <w:r>
        <w:t xml:space="preserve"> clean //清除target目录中的生成结果</w:t>
      </w:r>
    </w:p>
    <w:p w14:paraId="64923AA5" w14:textId="4C9DA828" w:rsidR="00F17AB8" w:rsidRDefault="00F17AB8" w:rsidP="00F17AB8">
      <w:pPr>
        <w:rPr>
          <w:rFonts w:hint="eastAsia"/>
        </w:rPr>
      </w:pPr>
      <w:proofErr w:type="spellStart"/>
      <w:r>
        <w:t>mvn</w:t>
      </w:r>
      <w:proofErr w:type="spellEnd"/>
      <w:r>
        <w:t xml:space="preserve"> compile //编译源代码</w:t>
      </w:r>
      <w:r>
        <w:rPr>
          <w:rFonts w:hint="eastAsia"/>
        </w:rPr>
        <w:t xml:space="preserve"> 生成class文件 有一个target目录</w:t>
      </w:r>
    </w:p>
    <w:p w14:paraId="410A9E43" w14:textId="384B5CC8" w:rsidR="00F17AB8" w:rsidRDefault="00F17AB8" w:rsidP="00F17AB8">
      <w:pPr>
        <w:rPr>
          <w:rFonts w:hint="eastAsia"/>
        </w:rPr>
      </w:pPr>
      <w:proofErr w:type="spellStart"/>
      <w:r>
        <w:t>mvn</w:t>
      </w:r>
      <w:proofErr w:type="spellEnd"/>
      <w:r>
        <w:t xml:space="preserve"> test //执行单元测试</w:t>
      </w:r>
    </w:p>
    <w:p w14:paraId="20E567A5" w14:textId="4D224F5C" w:rsidR="00F17AB8" w:rsidRDefault="00F17AB8" w:rsidP="00F17AB8">
      <w:pPr>
        <w:rPr>
          <w:rFonts w:hint="eastAsia"/>
        </w:rPr>
      </w:pPr>
      <w:proofErr w:type="spellStart"/>
      <w:r>
        <w:t>mvn</w:t>
      </w:r>
      <w:proofErr w:type="spellEnd"/>
      <w:r>
        <w:t xml:space="preserve"> package //打包</w:t>
      </w:r>
    </w:p>
    <w:p w14:paraId="13DDA693" w14:textId="49FEC041" w:rsidR="00F17AB8" w:rsidRDefault="00F17AB8" w:rsidP="00F17AB8">
      <w:pPr>
        <w:rPr>
          <w:rFonts w:hint="eastAsia"/>
        </w:rPr>
      </w:pPr>
      <w:proofErr w:type="spellStart"/>
      <w:r>
        <w:t>mvn</w:t>
      </w:r>
      <w:proofErr w:type="spellEnd"/>
      <w:r>
        <w:t xml:space="preserve"> install //打包并把打好的包保存到本地仓库</w:t>
      </w:r>
    </w:p>
    <w:p w14:paraId="63D5E619" w14:textId="394C1AB6" w:rsidR="00F17AB8" w:rsidRDefault="00F17AB8" w:rsidP="00F17AB8">
      <w:pPr>
        <w:rPr>
          <w:rFonts w:hint="eastAsia"/>
        </w:rPr>
      </w:pPr>
      <w:proofErr w:type="spellStart"/>
      <w:r>
        <w:t>mvn</w:t>
      </w:r>
      <w:proofErr w:type="spellEnd"/>
      <w:r>
        <w:t xml:space="preserve"> deploy //打包并把打好的包上传到远程仓库</w:t>
      </w:r>
    </w:p>
    <w:p w14:paraId="519D79D7" w14:textId="2158181B" w:rsidR="00F17AB8" w:rsidRDefault="00F17AB8" w:rsidP="00F17AB8">
      <w:pPr>
        <w:rPr>
          <w:rFonts w:hint="eastAsia"/>
        </w:rPr>
      </w:pPr>
    </w:p>
    <w:p w14:paraId="4BA185F8" w14:textId="0E9D63D9" w:rsidR="00F17AB8" w:rsidRDefault="00F17AB8" w:rsidP="00F17AB8">
      <w:pPr>
        <w:rPr>
          <w:rFonts w:hint="eastAsia"/>
        </w:rPr>
      </w:pPr>
    </w:p>
    <w:p w14:paraId="0DF8EE0B" w14:textId="358A9D3A" w:rsidR="00712205" w:rsidRDefault="00712205" w:rsidP="00712205">
      <w:pPr>
        <w:pStyle w:val="1"/>
        <w:rPr>
          <w:rFonts w:hint="eastAsia"/>
        </w:rPr>
      </w:pPr>
      <w:r>
        <w:t>MySQL常见的存储引擎及区别？</w:t>
      </w:r>
    </w:p>
    <w:p w14:paraId="21D0E487" w14:textId="77777777" w:rsidR="00712205" w:rsidRDefault="00712205" w:rsidP="00712205">
      <w:pPr>
        <w:rPr>
          <w:rFonts w:hint="eastAsia"/>
        </w:rPr>
      </w:pPr>
    </w:p>
    <w:p w14:paraId="65DBE249" w14:textId="77777777" w:rsidR="00712205" w:rsidRDefault="00712205" w:rsidP="00712205">
      <w:pPr>
        <w:rPr>
          <w:rFonts w:hint="eastAsia"/>
        </w:rPr>
      </w:pPr>
      <w:r>
        <w:rPr>
          <w:rFonts w:hint="eastAsia"/>
        </w:rPr>
        <w:t>一、</w:t>
      </w:r>
      <w:proofErr w:type="spellStart"/>
      <w:r>
        <w:t>InnoDB</w:t>
      </w:r>
      <w:proofErr w:type="spellEnd"/>
    </w:p>
    <w:p w14:paraId="3F850328" w14:textId="77777777" w:rsidR="00712205" w:rsidRDefault="00712205" w:rsidP="00712205">
      <w:pPr>
        <w:rPr>
          <w:rFonts w:hint="eastAsia"/>
        </w:rPr>
      </w:pPr>
    </w:p>
    <w:p w14:paraId="0973C62D" w14:textId="667DE731" w:rsidR="00712205" w:rsidRDefault="00712205" w:rsidP="00712205">
      <w:pPr>
        <w:rPr>
          <w:rFonts w:hint="eastAsia"/>
        </w:rPr>
      </w:pPr>
      <w:r>
        <w:t>1、支持事务。</w:t>
      </w:r>
    </w:p>
    <w:p w14:paraId="716D8676" w14:textId="071B3658" w:rsidR="00712205" w:rsidRPr="00712205" w:rsidRDefault="00712205" w:rsidP="00712205">
      <w:pPr>
        <w:rPr>
          <w:rFonts w:hint="eastAsia"/>
        </w:rPr>
      </w:pPr>
      <w:r>
        <w:t>2、使用的锁粒度默认为行级锁，可以支持更高的并发；也支持表锁。</w:t>
      </w:r>
    </w:p>
    <w:p w14:paraId="11CC58BA" w14:textId="77777777" w:rsidR="00712205" w:rsidRDefault="00712205" w:rsidP="00712205">
      <w:pPr>
        <w:rPr>
          <w:rFonts w:hint="eastAsia"/>
        </w:rPr>
      </w:pPr>
      <w:r>
        <w:t>3、</w:t>
      </w:r>
      <w:proofErr w:type="gramStart"/>
      <w:r>
        <w:t>支持外键约束</w:t>
      </w:r>
      <w:proofErr w:type="gramEnd"/>
      <w:r>
        <w:t>；</w:t>
      </w:r>
      <w:proofErr w:type="gramStart"/>
      <w:r>
        <w:t>外键约束</w:t>
      </w:r>
      <w:proofErr w:type="gramEnd"/>
      <w:r>
        <w:t>其实降低了表的查询速度，增加了表之间的耦合度。</w:t>
      </w:r>
    </w:p>
    <w:p w14:paraId="677494C9" w14:textId="77777777" w:rsidR="00712205" w:rsidRDefault="00712205" w:rsidP="00712205">
      <w:pPr>
        <w:rPr>
          <w:rFonts w:hint="eastAsia"/>
        </w:rPr>
      </w:pPr>
    </w:p>
    <w:p w14:paraId="7E7CCC37" w14:textId="77777777" w:rsidR="00712205" w:rsidRDefault="00712205" w:rsidP="00712205">
      <w:pPr>
        <w:rPr>
          <w:rFonts w:hint="eastAsia"/>
        </w:rPr>
      </w:pPr>
      <w:r>
        <w:rPr>
          <w:rFonts w:hint="eastAsia"/>
        </w:rPr>
        <w:lastRenderedPageBreak/>
        <w:t>二、</w:t>
      </w:r>
      <w:proofErr w:type="spellStart"/>
      <w:r>
        <w:t>MyISAM</w:t>
      </w:r>
      <w:proofErr w:type="spellEnd"/>
    </w:p>
    <w:p w14:paraId="14B35B16" w14:textId="01699A18" w:rsidR="00712205" w:rsidRDefault="00712205" w:rsidP="00712205">
      <w:pPr>
        <w:rPr>
          <w:rFonts w:hint="eastAsia"/>
        </w:rPr>
      </w:pPr>
      <w:r>
        <w:rPr>
          <w:rFonts w:hint="eastAsia"/>
        </w:rPr>
        <w:t>如果本表查询操作较多，不需要事务，可以使用</w:t>
      </w:r>
      <w:proofErr w:type="spellStart"/>
      <w:r>
        <w:rPr>
          <w:rFonts w:hint="eastAsia"/>
        </w:rPr>
        <w:t>myisam</w:t>
      </w:r>
      <w:proofErr w:type="spellEnd"/>
      <w:r>
        <w:rPr>
          <w:rFonts w:hint="eastAsia"/>
        </w:rPr>
        <w:t>，效率比</w:t>
      </w:r>
      <w:proofErr w:type="spellStart"/>
      <w:r>
        <w:rPr>
          <w:rFonts w:hint="eastAsia"/>
        </w:rPr>
        <w:t>innoDB</w:t>
      </w:r>
      <w:proofErr w:type="spellEnd"/>
      <w:r>
        <w:rPr>
          <w:rFonts w:hint="eastAsia"/>
        </w:rPr>
        <w:t>高</w:t>
      </w:r>
    </w:p>
    <w:p w14:paraId="5F9BE555" w14:textId="4B4946BC" w:rsidR="00712205" w:rsidRDefault="00712205" w:rsidP="00712205">
      <w:pPr>
        <w:rPr>
          <w:rFonts w:hint="eastAsia"/>
        </w:rPr>
      </w:pPr>
      <w:r>
        <w:t>1、不提供事务支持</w:t>
      </w:r>
    </w:p>
    <w:p w14:paraId="484040B3" w14:textId="552B8718" w:rsidR="00712205" w:rsidRDefault="00712205" w:rsidP="00712205">
      <w:pPr>
        <w:rPr>
          <w:rFonts w:hint="eastAsia"/>
        </w:rPr>
      </w:pPr>
      <w:r>
        <w:t>2、只支持</w:t>
      </w:r>
      <w:proofErr w:type="gramStart"/>
      <w:r>
        <w:t>表级锁</w:t>
      </w:r>
      <w:proofErr w:type="gramEnd"/>
    </w:p>
    <w:p w14:paraId="63FEF0C3" w14:textId="77777777" w:rsidR="00712205" w:rsidRDefault="00712205" w:rsidP="00712205">
      <w:pPr>
        <w:rPr>
          <w:rFonts w:hint="eastAsia"/>
        </w:rPr>
      </w:pPr>
      <w:r>
        <w:t>3、不支持外键</w:t>
      </w:r>
    </w:p>
    <w:p w14:paraId="46674B98" w14:textId="77777777" w:rsidR="00712205" w:rsidRDefault="00712205" w:rsidP="00712205">
      <w:pPr>
        <w:rPr>
          <w:rFonts w:hint="eastAsia"/>
        </w:rPr>
      </w:pPr>
    </w:p>
    <w:p w14:paraId="03CBEF7F" w14:textId="77777777" w:rsidR="00712205" w:rsidRDefault="00712205" w:rsidP="00712205">
      <w:pPr>
        <w:rPr>
          <w:rFonts w:hint="eastAsia"/>
        </w:rPr>
      </w:pPr>
      <w:r>
        <w:rPr>
          <w:rFonts w:hint="eastAsia"/>
        </w:rPr>
        <w:t>三、</w:t>
      </w:r>
      <w:r>
        <w:t>memory</w:t>
      </w:r>
    </w:p>
    <w:p w14:paraId="41AF967B" w14:textId="77777777" w:rsidR="00712205" w:rsidRDefault="00712205" w:rsidP="00712205">
      <w:pPr>
        <w:rPr>
          <w:rFonts w:hint="eastAsia"/>
        </w:rPr>
      </w:pPr>
    </w:p>
    <w:p w14:paraId="082CC122" w14:textId="77777777" w:rsidR="00712205" w:rsidRDefault="00712205" w:rsidP="00712205">
      <w:pPr>
        <w:rPr>
          <w:rFonts w:hint="eastAsia"/>
        </w:rPr>
      </w:pPr>
      <w:r>
        <w:rPr>
          <w:rFonts w:hint="eastAsia"/>
        </w:rPr>
        <w:t>数据存储在内存中</w:t>
      </w:r>
    </w:p>
    <w:p w14:paraId="37F9DDAA" w14:textId="77777777" w:rsidR="00712205" w:rsidRDefault="00712205" w:rsidP="00712205">
      <w:pPr>
        <w:rPr>
          <w:rFonts w:hint="eastAsia"/>
        </w:rPr>
      </w:pPr>
    </w:p>
    <w:p w14:paraId="75213D9D" w14:textId="01EA7F23" w:rsidR="00712205" w:rsidRDefault="00712205" w:rsidP="00712205">
      <w:pPr>
        <w:rPr>
          <w:rFonts w:hint="eastAsia"/>
        </w:rPr>
      </w:pPr>
      <w:r>
        <w:rPr>
          <w:rFonts w:hint="eastAsia"/>
        </w:rPr>
        <w:t>总结</w:t>
      </w:r>
      <w:r>
        <w:t>:</w:t>
      </w:r>
    </w:p>
    <w:p w14:paraId="68EB55DE" w14:textId="1C1C05E8" w:rsidR="00712205" w:rsidRDefault="00712205" w:rsidP="00712205">
      <w:pPr>
        <w:rPr>
          <w:rFonts w:hint="eastAsia"/>
        </w:rPr>
      </w:pPr>
      <w:r>
        <w:rPr>
          <w:rFonts w:hint="eastAsia"/>
        </w:rPr>
        <w:t>•</w:t>
      </w:r>
      <w:r>
        <w:t xml:space="preserve"> </w:t>
      </w:r>
      <w:proofErr w:type="spellStart"/>
      <w:r>
        <w:t>MyISAM</w:t>
      </w:r>
      <w:proofErr w:type="spellEnd"/>
      <w:r>
        <w:t>管理非事务表，提供高速存储和检索以及全文搜索能力，如果在应用中执行大量select操作，应该选择</w:t>
      </w:r>
      <w:proofErr w:type="spellStart"/>
      <w:r>
        <w:t>MyISAM</w:t>
      </w:r>
      <w:proofErr w:type="spellEnd"/>
    </w:p>
    <w:p w14:paraId="274A2015" w14:textId="77777777" w:rsidR="00712205" w:rsidRDefault="00712205" w:rsidP="00712205">
      <w:pPr>
        <w:rPr>
          <w:rFonts w:hint="eastAsia"/>
        </w:rPr>
      </w:pPr>
      <w:r>
        <w:rPr>
          <w:rFonts w:hint="eastAsia"/>
        </w:rPr>
        <w:t>•</w:t>
      </w:r>
      <w:r>
        <w:t xml:space="preserve"> </w:t>
      </w:r>
      <w:proofErr w:type="spellStart"/>
      <w:r>
        <w:t>InnoDB</w:t>
      </w:r>
      <w:proofErr w:type="spellEnd"/>
      <w:r>
        <w:t>用于事务处理，具有ACID事务支持等特性，如果在应用中执行大量insert和update操作，应该选择</w:t>
      </w:r>
      <w:proofErr w:type="spellStart"/>
      <w:r>
        <w:t>InnoDB</w:t>
      </w:r>
      <w:proofErr w:type="spellEnd"/>
    </w:p>
    <w:p w14:paraId="61BD97D3" w14:textId="7A1B64DB" w:rsidR="00712205" w:rsidRDefault="00712205" w:rsidP="00712205">
      <w:pPr>
        <w:rPr>
          <w:rFonts w:hint="eastAsia"/>
        </w:rPr>
      </w:pPr>
    </w:p>
    <w:p w14:paraId="07F912A8" w14:textId="77777777" w:rsidR="00712205" w:rsidRPr="00712205" w:rsidRDefault="00712205" w:rsidP="00712205">
      <w:pPr>
        <w:rPr>
          <w:rFonts w:hint="eastAsia"/>
        </w:rPr>
      </w:pPr>
    </w:p>
    <w:p w14:paraId="74EC293E" w14:textId="21BE9350" w:rsidR="00712205" w:rsidRDefault="00712205" w:rsidP="00712205">
      <w:pPr>
        <w:pStyle w:val="1"/>
        <w:rPr>
          <w:rFonts w:hint="eastAsia"/>
        </w:rPr>
      </w:pPr>
      <w:r>
        <w:t>MySQL</w:t>
      </w:r>
      <w:proofErr w:type="gramStart"/>
      <w:r>
        <w:t>建表时</w:t>
      </w:r>
      <w:proofErr w:type="gramEnd"/>
      <w:r>
        <w:t>注意什么？</w:t>
      </w:r>
    </w:p>
    <w:p w14:paraId="22F72444" w14:textId="77777777" w:rsidR="00712205" w:rsidRDefault="00712205" w:rsidP="00712205">
      <w:pPr>
        <w:rPr>
          <w:rFonts w:hint="eastAsia"/>
        </w:rPr>
      </w:pPr>
      <w:r>
        <w:t>MySQL</w:t>
      </w:r>
      <w:proofErr w:type="gramStart"/>
      <w:r>
        <w:t>建表的</w:t>
      </w:r>
      <w:proofErr w:type="gramEnd"/>
      <w:r>
        <w:t>经验有很多，下边列举一些：</w:t>
      </w:r>
    </w:p>
    <w:p w14:paraId="7E36F82D" w14:textId="77777777" w:rsidR="00712205" w:rsidRDefault="00712205" w:rsidP="00712205">
      <w:pPr>
        <w:rPr>
          <w:rFonts w:hint="eastAsia"/>
        </w:rPr>
      </w:pPr>
    </w:p>
    <w:p w14:paraId="14895F25" w14:textId="7B6D9218" w:rsidR="00712205" w:rsidRDefault="00712205" w:rsidP="00712205">
      <w:pPr>
        <w:rPr>
          <w:rFonts w:hint="eastAsia"/>
        </w:rPr>
      </w:pPr>
      <w:r>
        <w:t>1、注意选择存储引擎，如果要支持事务需要选择</w:t>
      </w:r>
      <w:proofErr w:type="spellStart"/>
      <w:r>
        <w:t>InnoDB</w:t>
      </w:r>
      <w:proofErr w:type="spellEnd"/>
      <w:r>
        <w:t>。</w:t>
      </w:r>
    </w:p>
    <w:p w14:paraId="125C4209" w14:textId="1C0B5FF9" w:rsidR="00712205" w:rsidRDefault="00712205" w:rsidP="00712205">
      <w:pPr>
        <w:rPr>
          <w:rFonts w:hint="eastAsia"/>
        </w:rPr>
      </w:pPr>
      <w:r>
        <w:t>2、注意字段类型的选择，对于日期类型如果要记录时分秒建议使用datetime，只记录年月日使用date类型，对于字符类型的选择，固定长度字段选择char，不固定长度的字段选择varchar，varchar比char节省空间但速度没有char快；对于内容介绍类的长广文本字段使用text或</w:t>
      </w:r>
      <w:proofErr w:type="spellStart"/>
      <w:r>
        <w:t>longtext</w:t>
      </w:r>
      <w:proofErr w:type="spellEnd"/>
      <w:r>
        <w:t>类型;如果存储图片等二进制数据使用blob或</w:t>
      </w:r>
      <w:proofErr w:type="spellStart"/>
      <w:r>
        <w:t>longblob</w:t>
      </w:r>
      <w:proofErr w:type="spellEnd"/>
      <w:r>
        <w:t>类型；对金额字段建议使用DECIMAL；对于数值类型的字段在确保取值范围足够的前提下尽量使用占用空间较小的类型，</w:t>
      </w:r>
    </w:p>
    <w:p w14:paraId="4E013359" w14:textId="33A6AB6E" w:rsidR="00712205" w:rsidRDefault="00712205" w:rsidP="00712205">
      <w:pPr>
        <w:rPr>
          <w:rFonts w:hint="eastAsia"/>
        </w:rPr>
      </w:pPr>
      <w:r>
        <w:t>3、主键字段建议使用自然主键，不要有业务意义，建议使用int unsigned类型，特殊场景使用</w:t>
      </w:r>
      <w:proofErr w:type="spellStart"/>
      <w:r>
        <w:t>bigint</w:t>
      </w:r>
      <w:proofErr w:type="spellEnd"/>
      <w:r>
        <w:t>类型。</w:t>
      </w:r>
    </w:p>
    <w:p w14:paraId="037779DF" w14:textId="492BE2C0" w:rsidR="00712205" w:rsidRDefault="00712205" w:rsidP="00712205">
      <w:pPr>
        <w:rPr>
          <w:rFonts w:hint="eastAsia"/>
        </w:rPr>
      </w:pPr>
      <w:r>
        <w:t>4、如果要存储text、blob字段建议单独建一张表，</w:t>
      </w:r>
      <w:proofErr w:type="gramStart"/>
      <w:r>
        <w:t>使用外键关联</w:t>
      </w:r>
      <w:proofErr w:type="gramEnd"/>
      <w:r>
        <w:t>。</w:t>
      </w:r>
    </w:p>
    <w:p w14:paraId="0532CE36" w14:textId="5112614F" w:rsidR="00712205" w:rsidRDefault="00712205" w:rsidP="00712205">
      <w:pPr>
        <w:rPr>
          <w:rFonts w:hint="eastAsia"/>
        </w:rPr>
      </w:pPr>
      <w:r>
        <w:t>5、尽量不要定义外键，保证表的独立性，可以存在</w:t>
      </w:r>
      <w:proofErr w:type="gramStart"/>
      <w:r>
        <w:t>外键意义</w:t>
      </w:r>
      <w:proofErr w:type="gramEnd"/>
      <w:r>
        <w:t>的字段。</w:t>
      </w:r>
    </w:p>
    <w:p w14:paraId="4EEDFC15" w14:textId="22F94D2C" w:rsidR="00712205" w:rsidRDefault="00712205" w:rsidP="00712205">
      <w:pPr>
        <w:rPr>
          <w:rFonts w:hint="eastAsia"/>
        </w:rPr>
      </w:pPr>
      <w:r>
        <w:t>6、设置字段默认值，比如：状态、创建时间等。</w:t>
      </w:r>
    </w:p>
    <w:p w14:paraId="00B200A1" w14:textId="289CD08C" w:rsidR="00712205" w:rsidRDefault="00712205" w:rsidP="00712205">
      <w:pPr>
        <w:rPr>
          <w:rFonts w:hint="eastAsia"/>
        </w:rPr>
      </w:pPr>
      <w:r>
        <w:t>7、每个字段写清楚注释。</w:t>
      </w:r>
    </w:p>
    <w:p w14:paraId="470C2CC3" w14:textId="47CEE041" w:rsidR="00F17AB8" w:rsidRDefault="00712205" w:rsidP="00712205">
      <w:pPr>
        <w:rPr>
          <w:rFonts w:hint="eastAsia"/>
        </w:rPr>
      </w:pPr>
      <w:r>
        <w:t>8、注意字段的约束，比如：非空、唯一、主键等。</w:t>
      </w:r>
    </w:p>
    <w:p w14:paraId="4EE9F49E" w14:textId="005A3941" w:rsidR="00F17AB8" w:rsidRDefault="00F17AB8" w:rsidP="00F17AB8">
      <w:pPr>
        <w:rPr>
          <w:rFonts w:hint="eastAsia"/>
        </w:rPr>
      </w:pPr>
    </w:p>
    <w:p w14:paraId="20531CA6" w14:textId="2F7EE253" w:rsidR="00F17AB8" w:rsidRDefault="00F17AB8" w:rsidP="00F17AB8">
      <w:pPr>
        <w:rPr>
          <w:rFonts w:hint="eastAsia"/>
        </w:rPr>
      </w:pPr>
    </w:p>
    <w:p w14:paraId="66DE17A0" w14:textId="27944574" w:rsidR="001C6F06" w:rsidRDefault="001C6F06" w:rsidP="002346BB">
      <w:pPr>
        <w:pStyle w:val="1"/>
        <w:rPr>
          <w:rFonts w:hint="eastAsia"/>
        </w:rPr>
      </w:pPr>
      <w:r>
        <w:t>1、</w:t>
      </w:r>
      <w:proofErr w:type="spellStart"/>
      <w:r>
        <w:t>SpringBoot</w:t>
      </w:r>
      <w:proofErr w:type="spellEnd"/>
      <w:r>
        <w:t>接口开发的常用注解有哪些？</w:t>
      </w:r>
    </w:p>
    <w:p w14:paraId="713D3AF3" w14:textId="77777777" w:rsidR="001C6F06" w:rsidRDefault="001C6F06" w:rsidP="001C6F06">
      <w:pPr>
        <w:rPr>
          <w:rFonts w:hint="eastAsia"/>
        </w:rPr>
      </w:pPr>
      <w:r>
        <w:t>@Controller 标记此类是一个控制器，可以返回视图</w:t>
      </w:r>
      <w:proofErr w:type="gramStart"/>
      <w:r>
        <w:t>解析器</w:t>
      </w:r>
      <w:proofErr w:type="gramEnd"/>
      <w:r>
        <w:t>指定的html页面，通过@ResponseBody可以将结果返回</w:t>
      </w:r>
      <w:proofErr w:type="spellStart"/>
      <w:r>
        <w:t>json</w:t>
      </w:r>
      <w:proofErr w:type="spellEnd"/>
      <w:r>
        <w:t>、xml数据。</w:t>
      </w:r>
    </w:p>
    <w:p w14:paraId="550B76B6" w14:textId="77777777" w:rsidR="001C6F06" w:rsidRDefault="001C6F06" w:rsidP="001C6F06">
      <w:pPr>
        <w:rPr>
          <w:rFonts w:hint="eastAsia"/>
        </w:rPr>
      </w:pPr>
    </w:p>
    <w:p w14:paraId="33D5F677" w14:textId="77777777" w:rsidR="001C6F06" w:rsidRDefault="001C6F06" w:rsidP="001C6F06">
      <w:pPr>
        <w:rPr>
          <w:rFonts w:hint="eastAsia"/>
        </w:rPr>
      </w:pPr>
      <w:r>
        <w:t>@RestController 相当于@ResponseBody加 @Controller，实现rest接口开发，返回</w:t>
      </w:r>
      <w:proofErr w:type="spellStart"/>
      <w:r>
        <w:t>json</w:t>
      </w:r>
      <w:proofErr w:type="spellEnd"/>
      <w:r>
        <w:t>数据，不能返回html页面。</w:t>
      </w:r>
    </w:p>
    <w:p w14:paraId="325CFE9C" w14:textId="77777777" w:rsidR="001C6F06" w:rsidRDefault="001C6F06" w:rsidP="001C6F06">
      <w:pPr>
        <w:rPr>
          <w:rFonts w:hint="eastAsia"/>
        </w:rPr>
      </w:pPr>
    </w:p>
    <w:p w14:paraId="34A0762C" w14:textId="77777777" w:rsidR="001C6F06" w:rsidRDefault="001C6F06" w:rsidP="001C6F06">
      <w:pPr>
        <w:rPr>
          <w:rFonts w:hint="eastAsia"/>
        </w:rPr>
      </w:pPr>
      <w:r>
        <w:t>@RequestMapping 定义接口地址，可以标记在类上也可以标记在方法上，支持http的post、put、get等方法。</w:t>
      </w:r>
    </w:p>
    <w:p w14:paraId="0AE2451D" w14:textId="77777777" w:rsidR="001C6F06" w:rsidRDefault="001C6F06" w:rsidP="001C6F06">
      <w:pPr>
        <w:rPr>
          <w:rFonts w:hint="eastAsia"/>
        </w:rPr>
      </w:pPr>
    </w:p>
    <w:p w14:paraId="258215D2" w14:textId="77777777" w:rsidR="001C6F06" w:rsidRDefault="001C6F06" w:rsidP="001C6F06">
      <w:pPr>
        <w:rPr>
          <w:rFonts w:hint="eastAsia"/>
        </w:rPr>
      </w:pPr>
      <w:r>
        <w:lastRenderedPageBreak/>
        <w:t>@PostMapping 定义post接口，只能标记在方法上，用于添加记录，复杂条件的查询接口。</w:t>
      </w:r>
    </w:p>
    <w:p w14:paraId="0A8BDA2E" w14:textId="77777777" w:rsidR="001C6F06" w:rsidRDefault="001C6F06" w:rsidP="001C6F06">
      <w:pPr>
        <w:rPr>
          <w:rFonts w:hint="eastAsia"/>
        </w:rPr>
      </w:pPr>
    </w:p>
    <w:p w14:paraId="323DD5BA" w14:textId="77777777" w:rsidR="001C6F06" w:rsidRDefault="001C6F06" w:rsidP="001C6F06">
      <w:pPr>
        <w:rPr>
          <w:rFonts w:hint="eastAsia"/>
        </w:rPr>
      </w:pPr>
      <w:r>
        <w:t>@GetMapping 定义get接口，只能标记在方法上，用于查询接口的定义。</w:t>
      </w:r>
    </w:p>
    <w:p w14:paraId="093D1132" w14:textId="77777777" w:rsidR="001C6F06" w:rsidRDefault="001C6F06" w:rsidP="001C6F06">
      <w:pPr>
        <w:rPr>
          <w:rFonts w:hint="eastAsia"/>
        </w:rPr>
      </w:pPr>
    </w:p>
    <w:p w14:paraId="06C96FBA" w14:textId="77777777" w:rsidR="001C6F06" w:rsidRDefault="001C6F06" w:rsidP="001C6F06">
      <w:pPr>
        <w:rPr>
          <w:rFonts w:hint="eastAsia"/>
        </w:rPr>
      </w:pPr>
      <w:r>
        <w:t>@PutMapping 定义put接口，只能标记在方法上，用于修改接口的定义。</w:t>
      </w:r>
    </w:p>
    <w:p w14:paraId="78CFEDC3" w14:textId="77777777" w:rsidR="001C6F06" w:rsidRDefault="001C6F06" w:rsidP="001C6F06">
      <w:pPr>
        <w:rPr>
          <w:rFonts w:hint="eastAsia"/>
        </w:rPr>
      </w:pPr>
    </w:p>
    <w:p w14:paraId="5BE13EB6" w14:textId="77777777" w:rsidR="001C6F06" w:rsidRDefault="001C6F06" w:rsidP="001C6F06">
      <w:pPr>
        <w:rPr>
          <w:rFonts w:hint="eastAsia"/>
        </w:rPr>
      </w:pPr>
      <w:r>
        <w:t>@DeleteMapping 定义delete接口，只能标记在方法上，用于删除接口的定义。</w:t>
      </w:r>
    </w:p>
    <w:p w14:paraId="6B2FA31B" w14:textId="77777777" w:rsidR="001C6F06" w:rsidRDefault="001C6F06" w:rsidP="001C6F06">
      <w:pPr>
        <w:rPr>
          <w:rFonts w:hint="eastAsia"/>
        </w:rPr>
      </w:pPr>
    </w:p>
    <w:p w14:paraId="1D913E98" w14:textId="77777777" w:rsidR="001C6F06" w:rsidRDefault="001C6F06" w:rsidP="001C6F06">
      <w:pPr>
        <w:rPr>
          <w:rFonts w:hint="eastAsia"/>
        </w:rPr>
      </w:pPr>
      <w:r>
        <w:t>@RequestBody 定义在方法上，用于将</w:t>
      </w:r>
      <w:proofErr w:type="spellStart"/>
      <w:r>
        <w:t>json</w:t>
      </w:r>
      <w:proofErr w:type="spellEnd"/>
      <w:r>
        <w:t>串转成java对象。</w:t>
      </w:r>
    </w:p>
    <w:p w14:paraId="681B0364" w14:textId="77777777" w:rsidR="001C6F06" w:rsidRDefault="001C6F06" w:rsidP="001C6F06">
      <w:pPr>
        <w:rPr>
          <w:rFonts w:hint="eastAsia"/>
        </w:rPr>
      </w:pPr>
    </w:p>
    <w:p w14:paraId="6F5DF9AD" w14:textId="77777777" w:rsidR="001C6F06" w:rsidRDefault="001C6F06" w:rsidP="001C6F06">
      <w:pPr>
        <w:rPr>
          <w:rFonts w:hint="eastAsia"/>
        </w:rPr>
      </w:pPr>
      <w:r>
        <w:t>@PathVarible 接收请求路径中占位符的值.</w:t>
      </w:r>
    </w:p>
    <w:p w14:paraId="034066B3" w14:textId="77777777" w:rsidR="001C6F06" w:rsidRDefault="001C6F06" w:rsidP="001C6F06">
      <w:pPr>
        <w:rPr>
          <w:rFonts w:hint="eastAsia"/>
        </w:rPr>
      </w:pPr>
    </w:p>
    <w:p w14:paraId="58B09673" w14:textId="77777777" w:rsidR="001C6F06" w:rsidRDefault="001C6F06" w:rsidP="001C6F06">
      <w:pPr>
        <w:rPr>
          <w:rFonts w:hint="eastAsia"/>
        </w:rPr>
      </w:pPr>
      <w:r>
        <w:t>@ApiOperation swagger注解，对接口方法进行说明。</w:t>
      </w:r>
    </w:p>
    <w:p w14:paraId="0988A72E" w14:textId="77777777" w:rsidR="001C6F06" w:rsidRDefault="001C6F06" w:rsidP="001C6F06">
      <w:pPr>
        <w:rPr>
          <w:rFonts w:hint="eastAsia"/>
        </w:rPr>
      </w:pPr>
    </w:p>
    <w:p w14:paraId="5A823B51" w14:textId="77777777" w:rsidR="001C6F06" w:rsidRDefault="001C6F06" w:rsidP="001C6F06">
      <w:pPr>
        <w:rPr>
          <w:rFonts w:hint="eastAsia"/>
        </w:rPr>
      </w:pPr>
      <w:r>
        <w:t xml:space="preserve">@Api </w:t>
      </w:r>
      <w:proofErr w:type="spellStart"/>
      <w:r>
        <w:t>wagger</w:t>
      </w:r>
      <w:proofErr w:type="spellEnd"/>
      <w:r>
        <w:t>注解，对接口类进行说明。</w:t>
      </w:r>
    </w:p>
    <w:p w14:paraId="512A87B0" w14:textId="77777777" w:rsidR="001C6F06" w:rsidRDefault="001C6F06" w:rsidP="001C6F06">
      <w:pPr>
        <w:rPr>
          <w:rFonts w:hint="eastAsia"/>
        </w:rPr>
      </w:pPr>
    </w:p>
    <w:p w14:paraId="67A44F0A" w14:textId="77777777" w:rsidR="001C6F06" w:rsidRDefault="001C6F06" w:rsidP="001C6F06">
      <w:pPr>
        <w:rPr>
          <w:rFonts w:hint="eastAsia"/>
        </w:rPr>
      </w:pPr>
      <w:r>
        <w:t>@Autowired 基于类型注入。</w:t>
      </w:r>
    </w:p>
    <w:p w14:paraId="25792640" w14:textId="77777777" w:rsidR="001C6F06" w:rsidRDefault="001C6F06" w:rsidP="001C6F06">
      <w:pPr>
        <w:rPr>
          <w:rFonts w:hint="eastAsia"/>
        </w:rPr>
      </w:pPr>
    </w:p>
    <w:p w14:paraId="33BD2324" w14:textId="77777777" w:rsidR="001C6F06" w:rsidRDefault="001C6F06" w:rsidP="001C6F06">
      <w:pPr>
        <w:rPr>
          <w:rFonts w:hint="eastAsia"/>
        </w:rPr>
      </w:pPr>
      <w:r>
        <w:t>@Resource 基于名称注入，如果基于名称注入失败转为基于类型注入。</w:t>
      </w:r>
    </w:p>
    <w:p w14:paraId="79F9F743" w14:textId="77777777" w:rsidR="001C6F06" w:rsidRDefault="001C6F06" w:rsidP="001C6F06">
      <w:pPr>
        <w:rPr>
          <w:rFonts w:hint="eastAsia"/>
        </w:rPr>
      </w:pPr>
    </w:p>
    <w:p w14:paraId="058FC7B8" w14:textId="77777777" w:rsidR="001C6F06" w:rsidRDefault="001C6F06" w:rsidP="001C6F06">
      <w:pPr>
        <w:pStyle w:val="1"/>
        <w:rPr>
          <w:rFonts w:hint="eastAsia"/>
        </w:rPr>
      </w:pPr>
      <w:r>
        <w:t>2、项目的开发流程是什么？</w:t>
      </w:r>
    </w:p>
    <w:p w14:paraId="77ED936A" w14:textId="77777777" w:rsidR="001C6F06" w:rsidRDefault="001C6F06" w:rsidP="001C6F06">
      <w:pPr>
        <w:rPr>
          <w:rFonts w:hint="eastAsia"/>
        </w:rPr>
      </w:pPr>
    </w:p>
    <w:p w14:paraId="703D44D6" w14:textId="77777777" w:rsidR="001C6F06" w:rsidRDefault="001C6F06" w:rsidP="001C6F06">
      <w:pPr>
        <w:rPr>
          <w:rFonts w:hint="eastAsia"/>
        </w:rPr>
      </w:pPr>
      <w:r>
        <w:t>1、产品人员设计产品原型。</w:t>
      </w:r>
    </w:p>
    <w:p w14:paraId="7986C558" w14:textId="77777777" w:rsidR="001C6F06" w:rsidRDefault="001C6F06" w:rsidP="001C6F06">
      <w:pPr>
        <w:rPr>
          <w:rFonts w:hint="eastAsia"/>
        </w:rPr>
      </w:pPr>
    </w:p>
    <w:p w14:paraId="424DA7B2" w14:textId="77777777" w:rsidR="001C6F06" w:rsidRDefault="001C6F06" w:rsidP="001C6F06">
      <w:pPr>
        <w:rPr>
          <w:rFonts w:hint="eastAsia"/>
        </w:rPr>
      </w:pPr>
      <w:r>
        <w:t>2、讨论需求。</w:t>
      </w:r>
    </w:p>
    <w:p w14:paraId="382732B4" w14:textId="77777777" w:rsidR="001C6F06" w:rsidRDefault="001C6F06" w:rsidP="001C6F06">
      <w:pPr>
        <w:rPr>
          <w:rFonts w:hint="eastAsia"/>
        </w:rPr>
      </w:pPr>
    </w:p>
    <w:p w14:paraId="52D0F177" w14:textId="77777777" w:rsidR="001C6F06" w:rsidRDefault="001C6F06" w:rsidP="001C6F06">
      <w:pPr>
        <w:rPr>
          <w:rFonts w:hint="eastAsia"/>
        </w:rPr>
      </w:pPr>
      <w:r>
        <w:t>3、分模块设计接口。</w:t>
      </w:r>
    </w:p>
    <w:p w14:paraId="34CC4669" w14:textId="77777777" w:rsidR="001C6F06" w:rsidRDefault="001C6F06" w:rsidP="001C6F06">
      <w:pPr>
        <w:rPr>
          <w:rFonts w:hint="eastAsia"/>
        </w:rPr>
      </w:pPr>
    </w:p>
    <w:p w14:paraId="1BB5FE5E" w14:textId="77777777" w:rsidR="001C6F06" w:rsidRDefault="001C6F06" w:rsidP="001C6F06">
      <w:pPr>
        <w:rPr>
          <w:rFonts w:hint="eastAsia"/>
        </w:rPr>
      </w:pPr>
      <w:r>
        <w:t>4、出接口文档。</w:t>
      </w:r>
    </w:p>
    <w:p w14:paraId="2FEC15EB" w14:textId="77777777" w:rsidR="001C6F06" w:rsidRDefault="001C6F06" w:rsidP="001C6F06">
      <w:pPr>
        <w:rPr>
          <w:rFonts w:hint="eastAsia"/>
        </w:rPr>
      </w:pPr>
    </w:p>
    <w:p w14:paraId="0F11B3F0" w14:textId="77777777" w:rsidR="001C6F06" w:rsidRDefault="001C6F06" w:rsidP="001C6F06">
      <w:pPr>
        <w:rPr>
          <w:rFonts w:hint="eastAsia"/>
        </w:rPr>
      </w:pPr>
      <w:r>
        <w:t>5、将接口文档给到前端人员，前后端分离开发。</w:t>
      </w:r>
    </w:p>
    <w:p w14:paraId="3530B051" w14:textId="77777777" w:rsidR="001C6F06" w:rsidRDefault="001C6F06" w:rsidP="001C6F06">
      <w:pPr>
        <w:rPr>
          <w:rFonts w:hint="eastAsia"/>
        </w:rPr>
      </w:pPr>
    </w:p>
    <w:p w14:paraId="27E8DAC2" w14:textId="77777777" w:rsidR="001C6F06" w:rsidRDefault="001C6F06" w:rsidP="001C6F06">
      <w:pPr>
        <w:rPr>
          <w:rFonts w:hint="eastAsia"/>
        </w:rPr>
      </w:pPr>
      <w:r>
        <w:t>6、开发完毕进行测试。</w:t>
      </w:r>
    </w:p>
    <w:p w14:paraId="2B1D1B52" w14:textId="77777777" w:rsidR="001C6F06" w:rsidRDefault="001C6F06" w:rsidP="001C6F06">
      <w:pPr>
        <w:rPr>
          <w:rFonts w:hint="eastAsia"/>
        </w:rPr>
      </w:pPr>
    </w:p>
    <w:p w14:paraId="31BD6019" w14:textId="16ADE046" w:rsidR="00F17AB8" w:rsidRDefault="001C6F06" w:rsidP="001C6F06">
      <w:pPr>
        <w:rPr>
          <w:rFonts w:hint="eastAsia"/>
        </w:rPr>
      </w:pPr>
      <w:r>
        <w:t>7、测试完毕发布项目，由运</w:t>
      </w:r>
      <w:proofErr w:type="gramStart"/>
      <w:r>
        <w:t>维人员</w:t>
      </w:r>
      <w:proofErr w:type="gramEnd"/>
      <w:r>
        <w:t>进行部署安装。</w:t>
      </w:r>
    </w:p>
    <w:p w14:paraId="608F12FD" w14:textId="6BD85504" w:rsidR="00F17AB8" w:rsidRDefault="00F17AB8" w:rsidP="00F17AB8">
      <w:pPr>
        <w:rPr>
          <w:rFonts w:hint="eastAsia"/>
        </w:rPr>
      </w:pPr>
    </w:p>
    <w:p w14:paraId="654263E0" w14:textId="3EFE7818" w:rsidR="00F17AB8" w:rsidRDefault="00F17AB8" w:rsidP="00F17AB8">
      <w:pPr>
        <w:rPr>
          <w:rFonts w:hint="eastAsia"/>
        </w:rPr>
      </w:pPr>
    </w:p>
    <w:p w14:paraId="435203E4" w14:textId="3D3B3587" w:rsidR="00F17AB8" w:rsidRDefault="00CA0AB1" w:rsidP="00CA0AB1">
      <w:pPr>
        <w:pStyle w:val="1"/>
        <w:rPr>
          <w:rFonts w:hint="eastAsia"/>
        </w:rPr>
      </w:pPr>
      <w:r>
        <w:rPr>
          <w:rFonts w:hint="eastAsia"/>
        </w:rPr>
        <w:t>分页插件的原理</w:t>
      </w:r>
    </w:p>
    <w:p w14:paraId="238158BB" w14:textId="5406674C" w:rsidR="00CA0AB1" w:rsidRDefault="009406D2" w:rsidP="00F17AB8">
      <w:pPr>
        <w:rPr>
          <w:rFonts w:hint="eastAsia"/>
        </w:rPr>
      </w:pPr>
      <w:r>
        <w:rPr>
          <w:noProof/>
        </w:rPr>
        <mc:AlternateContent>
          <mc:Choice Requires="wpi">
            <w:drawing>
              <wp:anchor distT="0" distB="0" distL="114300" distR="114300" simplePos="0" relativeHeight="251659264" behindDoc="0" locked="0" layoutInCell="1" allowOverlap="1" wp14:anchorId="14B5A47B" wp14:editId="253B816E">
                <wp:simplePos x="0" y="0"/>
                <wp:positionH relativeFrom="column">
                  <wp:posOffset>889915</wp:posOffset>
                </wp:positionH>
                <wp:positionV relativeFrom="paragraph">
                  <wp:posOffset>136794</wp:posOffset>
                </wp:positionV>
                <wp:extent cx="897840" cy="269280"/>
                <wp:effectExtent l="38100" t="57150" r="0" b="54610"/>
                <wp:wrapNone/>
                <wp:docPr id="1097891907" name="墨迹 1"/>
                <wp:cNvGraphicFramePr/>
                <a:graphic xmlns:a="http://schemas.openxmlformats.org/drawingml/2006/main">
                  <a:graphicData uri="http://schemas.microsoft.com/office/word/2010/wordprocessingInk">
                    <w14:contentPart bwMode="auto" r:id="rId9">
                      <w14:nvContentPartPr>
                        <w14:cNvContentPartPr/>
                      </w14:nvContentPartPr>
                      <w14:xfrm>
                        <a:off x="0" y="0"/>
                        <a:ext cx="897840" cy="269280"/>
                      </w14:xfrm>
                    </w14:contentPart>
                  </a:graphicData>
                </a:graphic>
              </wp:anchor>
            </w:drawing>
          </mc:Choice>
          <mc:Fallback>
            <w:pict>
              <v:shapetype w14:anchorId="775126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 o:spid="_x0000_s1026" type="#_x0000_t75" style="position:absolute;left:0;text-align:left;margin-left:69.35pt;margin-top:10.05pt;width:72.15pt;height:22.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">
                <v:imagedata r:id="rId10" o:title=""/>
              </v:shape>
            </w:pict>
          </mc:Fallback>
        </mc:AlternateContent>
      </w:r>
      <w:r w:rsidR="00CA0AB1" w:rsidRPr="00CA0AB1">
        <w:rPr>
          <w:noProof/>
        </w:rPr>
        <w:drawing>
          <wp:inline distT="0" distB="0" distL="0" distR="0" wp14:anchorId="74B07821" wp14:editId="5998867E">
            <wp:extent cx="5274310" cy="9448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44880"/>
                    </a:xfrm>
                    <a:prstGeom prst="rect">
                      <a:avLst/>
                    </a:prstGeom>
                  </pic:spPr>
                </pic:pic>
              </a:graphicData>
            </a:graphic>
          </wp:inline>
        </w:drawing>
      </w:r>
    </w:p>
    <w:p w14:paraId="184099E3" w14:textId="015C465A" w:rsidR="00F17AB8" w:rsidRDefault="00F17AB8" w:rsidP="00F17AB8">
      <w:pPr>
        <w:rPr>
          <w:rFonts w:hint="eastAsia"/>
        </w:rPr>
      </w:pPr>
    </w:p>
    <w:p w14:paraId="4C03969A" w14:textId="40B57CB8" w:rsidR="00F17AB8" w:rsidRDefault="00F17AB8" w:rsidP="00F17AB8">
      <w:pPr>
        <w:rPr>
          <w:rFonts w:hint="eastAsia"/>
        </w:rPr>
      </w:pPr>
    </w:p>
    <w:p w14:paraId="0D7E7DEE" w14:textId="48B1DA31" w:rsidR="00F17AB8" w:rsidRDefault="00F17AB8" w:rsidP="00F17AB8">
      <w:pPr>
        <w:rPr>
          <w:rFonts w:hint="eastAsia"/>
        </w:rPr>
      </w:pPr>
    </w:p>
    <w:p w14:paraId="6A0C759F" w14:textId="183B95FE" w:rsidR="00F17AB8" w:rsidRDefault="00BA7BD4" w:rsidP="00F17AB8">
      <w:pPr>
        <w:rPr>
          <w:rFonts w:hint="eastAsia"/>
        </w:rPr>
      </w:pPr>
      <w:r w:rsidRPr="00BA7BD4">
        <w:rPr>
          <w:noProof/>
        </w:rPr>
        <w:drawing>
          <wp:inline distT="0" distB="0" distL="0" distR="0" wp14:anchorId="40F5F0E3" wp14:editId="41E5993A">
            <wp:extent cx="5274310" cy="22402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40280"/>
                    </a:xfrm>
                    <a:prstGeom prst="rect">
                      <a:avLst/>
                    </a:prstGeom>
                  </pic:spPr>
                </pic:pic>
              </a:graphicData>
            </a:graphic>
          </wp:inline>
        </w:drawing>
      </w:r>
    </w:p>
    <w:p w14:paraId="45669182" w14:textId="264AAAE0" w:rsidR="00BA7BD4" w:rsidRDefault="00BA7BD4" w:rsidP="00F17AB8">
      <w:pPr>
        <w:rPr>
          <w:rFonts w:hint="eastAsia"/>
        </w:rPr>
      </w:pPr>
      <w:r>
        <w:rPr>
          <w:rFonts w:hint="eastAsia"/>
        </w:rPr>
        <w:t>树形表：</w:t>
      </w:r>
      <w:proofErr w:type="spellStart"/>
      <w:r>
        <w:rPr>
          <w:rFonts w:hint="eastAsia"/>
        </w:rPr>
        <w:t>course</w:t>
      </w:r>
      <w:r>
        <w:t>_category</w:t>
      </w:r>
      <w:proofErr w:type="spellEnd"/>
      <w:r>
        <w:rPr>
          <w:rFonts w:hint="eastAsia"/>
        </w:rPr>
        <w:t>表</w:t>
      </w:r>
    </w:p>
    <w:p w14:paraId="733B0C6B" w14:textId="3B586B71" w:rsidR="00BA7BD4" w:rsidRDefault="00BA7BD4" w:rsidP="00F17AB8">
      <w:pPr>
        <w:rPr>
          <w:rFonts w:hint="eastAsia"/>
        </w:rPr>
      </w:pPr>
    </w:p>
    <w:p w14:paraId="4A1EB095" w14:textId="16691880" w:rsidR="00BA7BD4" w:rsidRDefault="00BA7BD4" w:rsidP="00F17AB8">
      <w:pPr>
        <w:rPr>
          <w:rFonts w:hint="eastAsia"/>
        </w:rPr>
      </w:pPr>
    </w:p>
    <w:p w14:paraId="68ECC65B" w14:textId="57148748" w:rsidR="001D7F0A" w:rsidRDefault="001D7F0A" w:rsidP="001D7F0A">
      <w:pPr>
        <w:pStyle w:val="1"/>
        <w:rPr>
          <w:rFonts w:hint="eastAsia"/>
        </w:rPr>
      </w:pPr>
      <w:r>
        <w:rPr>
          <w:rFonts w:hint="eastAsia"/>
        </w:rPr>
        <w:t>全局异常处理器</w:t>
      </w:r>
    </w:p>
    <w:p w14:paraId="515F10C5" w14:textId="4996C865" w:rsidR="001D7F0A" w:rsidRDefault="001D7F0A" w:rsidP="00F17AB8">
      <w:pPr>
        <w:rPr>
          <w:rFonts w:hint="eastAsia"/>
        </w:rPr>
      </w:pPr>
      <w:r w:rsidRPr="001D7F0A">
        <w:rPr>
          <w:noProof/>
        </w:rPr>
        <w:drawing>
          <wp:inline distT="0" distB="0" distL="0" distR="0" wp14:anchorId="1EBB4BBE" wp14:editId="30CA2C5C">
            <wp:extent cx="6511738" cy="1043478"/>
            <wp:effectExtent l="0" t="0" r="3810" b="4445"/>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3"/>
                    <a:stretch>
                      <a:fillRect/>
                    </a:stretch>
                  </pic:blipFill>
                  <pic:spPr>
                    <a:xfrm>
                      <a:off x="0" y="0"/>
                      <a:ext cx="6590830" cy="1056152"/>
                    </a:xfrm>
                    <a:prstGeom prst="rect">
                      <a:avLst/>
                    </a:prstGeom>
                  </pic:spPr>
                </pic:pic>
              </a:graphicData>
            </a:graphic>
          </wp:inline>
        </w:drawing>
      </w:r>
    </w:p>
    <w:p w14:paraId="3892B278" w14:textId="6ED56F05" w:rsidR="001D7F0A" w:rsidRDefault="001D7F0A" w:rsidP="00F17AB8">
      <w:pPr>
        <w:rPr>
          <w:rFonts w:hint="eastAsia"/>
        </w:rPr>
      </w:pPr>
    </w:p>
    <w:p w14:paraId="0D111352" w14:textId="631EF80B" w:rsidR="001D7F0A" w:rsidRDefault="001D7F0A" w:rsidP="00F17AB8">
      <w:pPr>
        <w:rPr>
          <w:rFonts w:hint="eastAsia"/>
        </w:rPr>
      </w:pPr>
    </w:p>
    <w:p w14:paraId="2751222A" w14:textId="77777777" w:rsidR="001D7F0A" w:rsidRDefault="001D7F0A" w:rsidP="001D7F0A">
      <w:pPr>
        <w:pStyle w:val="1"/>
        <w:rPr>
          <w:rFonts w:hint="eastAsia"/>
        </w:rPr>
      </w:pPr>
      <w:r>
        <w:t>1、系统如何处理异常？</w:t>
      </w:r>
    </w:p>
    <w:p w14:paraId="6E986791" w14:textId="77777777" w:rsidR="001D7F0A" w:rsidRDefault="001D7F0A" w:rsidP="001D7F0A">
      <w:pPr>
        <w:rPr>
          <w:rFonts w:hint="eastAsia"/>
        </w:rPr>
      </w:pPr>
    </w:p>
    <w:p w14:paraId="67CA27DD" w14:textId="77777777" w:rsidR="001D7F0A" w:rsidRDefault="001D7F0A" w:rsidP="001D7F0A">
      <w:pPr>
        <w:rPr>
          <w:rFonts w:hint="eastAsia"/>
        </w:rPr>
      </w:pPr>
      <w:r>
        <w:rPr>
          <w:rFonts w:hint="eastAsia"/>
        </w:rPr>
        <w:t>我们自定义一个统一的异常处理器去捕获并处理异常。</w:t>
      </w:r>
    </w:p>
    <w:p w14:paraId="51682705" w14:textId="77777777" w:rsidR="001D7F0A" w:rsidRDefault="001D7F0A" w:rsidP="001D7F0A">
      <w:pPr>
        <w:rPr>
          <w:rFonts w:hint="eastAsia"/>
        </w:rPr>
      </w:pPr>
    </w:p>
    <w:p w14:paraId="23ADCD93" w14:textId="77777777" w:rsidR="001D7F0A" w:rsidRDefault="001D7F0A" w:rsidP="001D7F0A">
      <w:pPr>
        <w:rPr>
          <w:rFonts w:hint="eastAsia"/>
        </w:rPr>
      </w:pPr>
      <w:r>
        <w:rPr>
          <w:rFonts w:hint="eastAsia"/>
        </w:rPr>
        <w:t>使用控制器增加注解</w:t>
      </w:r>
      <w:r>
        <w:t>@ControllerAdvice和异常处理注解@ExceptionHandler来实现。</w:t>
      </w:r>
    </w:p>
    <w:p w14:paraId="5DB44350" w14:textId="77777777" w:rsidR="001D7F0A" w:rsidRDefault="001D7F0A" w:rsidP="001D7F0A">
      <w:pPr>
        <w:rPr>
          <w:rFonts w:hint="eastAsia"/>
        </w:rPr>
      </w:pPr>
    </w:p>
    <w:p w14:paraId="678735C4" w14:textId="0532CB7A" w:rsidR="001D7F0A" w:rsidRDefault="001D7F0A" w:rsidP="001D7F0A">
      <w:pPr>
        <w:rPr>
          <w:rFonts w:hint="eastAsia"/>
        </w:rPr>
      </w:pPr>
      <w:r>
        <w:rPr>
          <w:rFonts w:hint="eastAsia"/>
        </w:rPr>
        <w:t>1.处理自定义异常</w:t>
      </w:r>
    </w:p>
    <w:p w14:paraId="49269B03" w14:textId="77777777" w:rsidR="001D7F0A" w:rsidRDefault="001D7F0A" w:rsidP="001D7F0A">
      <w:pPr>
        <w:rPr>
          <w:rFonts w:hint="eastAsia"/>
        </w:rPr>
      </w:pPr>
      <w:r>
        <w:rPr>
          <w:rFonts w:hint="eastAsia"/>
        </w:rPr>
        <w:t>程序在编写代码时根据校验结果主动抛出自定义异常类对象，抛出异常时指定详细的异常信息，异常处理器捕获异常信息记录异常日志并响应给用户。</w:t>
      </w:r>
    </w:p>
    <w:p w14:paraId="691590C3" w14:textId="77777777" w:rsidR="001D7F0A" w:rsidRDefault="001D7F0A" w:rsidP="001D7F0A">
      <w:pPr>
        <w:rPr>
          <w:rFonts w:hint="eastAsia"/>
        </w:rPr>
      </w:pPr>
    </w:p>
    <w:p w14:paraId="7B5F7E66" w14:textId="19DEE53B" w:rsidR="001D7F0A" w:rsidRDefault="001D7F0A" w:rsidP="001D7F0A">
      <w:pPr>
        <w:rPr>
          <w:rFonts w:hint="eastAsia"/>
        </w:rPr>
      </w:pPr>
      <w:r>
        <w:rPr>
          <w:rFonts w:hint="eastAsia"/>
        </w:rPr>
        <w:t>2.处理未知异常</w:t>
      </w:r>
    </w:p>
    <w:p w14:paraId="19810F09" w14:textId="77777777" w:rsidR="001D7F0A" w:rsidRDefault="001D7F0A" w:rsidP="001D7F0A">
      <w:pPr>
        <w:rPr>
          <w:rFonts w:hint="eastAsia"/>
        </w:rPr>
      </w:pPr>
      <w:r>
        <w:rPr>
          <w:rFonts w:hint="eastAsia"/>
        </w:rPr>
        <w:t>接口执行过程中的一些运行时异常也会由异常处理</w:t>
      </w:r>
      <w:proofErr w:type="gramStart"/>
      <w:r>
        <w:rPr>
          <w:rFonts w:hint="eastAsia"/>
        </w:rPr>
        <w:t>器统一</w:t>
      </w:r>
      <w:proofErr w:type="gramEnd"/>
      <w:r>
        <w:rPr>
          <w:rFonts w:hint="eastAsia"/>
        </w:rPr>
        <w:t>捕获，记录异常日志，统一响应给用户</w:t>
      </w:r>
      <w:r>
        <w:t>500错误。</w:t>
      </w:r>
    </w:p>
    <w:p w14:paraId="072A890A" w14:textId="77777777" w:rsidR="001D7F0A" w:rsidRDefault="001D7F0A" w:rsidP="001D7F0A">
      <w:pPr>
        <w:rPr>
          <w:rFonts w:hint="eastAsia"/>
        </w:rPr>
      </w:pPr>
    </w:p>
    <w:p w14:paraId="361EB43C" w14:textId="05D80407" w:rsidR="001D7F0A" w:rsidRDefault="001D7F0A" w:rsidP="001D7F0A">
      <w:pPr>
        <w:rPr>
          <w:rFonts w:hint="eastAsia"/>
        </w:rPr>
      </w:pPr>
      <w:r>
        <w:rPr>
          <w:rFonts w:hint="eastAsia"/>
        </w:rPr>
        <w:t>在异常处理器中还可以针对某个异常类型进行单独处理。</w:t>
      </w:r>
    </w:p>
    <w:p w14:paraId="22DB8676" w14:textId="5AC21FA1" w:rsidR="001D7F0A" w:rsidRDefault="001D7F0A" w:rsidP="00F17AB8">
      <w:pPr>
        <w:rPr>
          <w:rFonts w:hint="eastAsia"/>
        </w:rPr>
      </w:pPr>
    </w:p>
    <w:p w14:paraId="64443742" w14:textId="1052A23A" w:rsidR="001D7F0A" w:rsidRDefault="001D7F0A" w:rsidP="001D7F0A">
      <w:pPr>
        <w:pStyle w:val="1"/>
        <w:rPr>
          <w:rFonts w:hint="eastAsia"/>
        </w:rPr>
      </w:pPr>
      <w:r>
        <w:rPr>
          <w:rFonts w:hint="eastAsia"/>
        </w:rPr>
        <w:lastRenderedPageBreak/>
        <w:t>参数统一校验</w:t>
      </w:r>
    </w:p>
    <w:p w14:paraId="01534EED" w14:textId="32E0EA71" w:rsidR="001D7F0A" w:rsidRDefault="00320E7E" w:rsidP="00F17AB8">
      <w:pPr>
        <w:rPr>
          <w:rFonts w:hint="eastAsia"/>
        </w:rPr>
      </w:pPr>
      <w:r>
        <w:rPr>
          <w:noProof/>
        </w:rPr>
        <mc:AlternateContent>
          <mc:Choice Requires="wpi">
            <w:drawing>
              <wp:anchor distT="0" distB="0" distL="114300" distR="114300" simplePos="0" relativeHeight="251667456" behindDoc="0" locked="0" layoutInCell="1" allowOverlap="1" wp14:anchorId="611852D1" wp14:editId="617E1D9B">
                <wp:simplePos x="0" y="0"/>
                <wp:positionH relativeFrom="column">
                  <wp:posOffset>647065</wp:posOffset>
                </wp:positionH>
                <wp:positionV relativeFrom="paragraph">
                  <wp:posOffset>1676400</wp:posOffset>
                </wp:positionV>
                <wp:extent cx="3402965" cy="318135"/>
                <wp:effectExtent l="57150" t="57150" r="0" b="43815"/>
                <wp:wrapNone/>
                <wp:docPr id="1723382169" name="墨迹 8"/>
                <wp:cNvGraphicFramePr/>
                <a:graphic xmlns:a="http://schemas.openxmlformats.org/drawingml/2006/main">
                  <a:graphicData uri="http://schemas.microsoft.com/office/word/2010/wordprocessingInk">
                    <w14:contentPart bwMode="auto" r:id="rId14">
                      <w14:nvContentPartPr>
                        <w14:cNvContentPartPr/>
                      </w14:nvContentPartPr>
                      <w14:xfrm>
                        <a:off x="0" y="0"/>
                        <a:ext cx="3402965" cy="318135"/>
                      </w14:xfrm>
                    </w14:contentPart>
                  </a:graphicData>
                </a:graphic>
              </wp:anchor>
            </w:drawing>
          </mc:Choice>
          <mc:Fallback>
            <w:pict>
              <v:shapetype w14:anchorId="7CB62F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8" o:spid="_x0000_s1026" type="#_x0000_t75" style="position:absolute;left:0;text-align:left;margin-left:50.25pt;margin-top:131.3pt;width:269.35pt;height:26.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">
                <v:imagedata r:id="rId15" o:title=""/>
              </v:shape>
            </w:pict>
          </mc:Fallback>
        </mc:AlternateContent>
      </w:r>
      <w:r w:rsidR="001D7F0A" w:rsidRPr="001D7F0A">
        <w:rPr>
          <w:noProof/>
        </w:rPr>
        <w:drawing>
          <wp:inline distT="0" distB="0" distL="0" distR="0" wp14:anchorId="5D4CBFBC" wp14:editId="1E33493C">
            <wp:extent cx="6645910" cy="18827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882775"/>
                    </a:xfrm>
                    <a:prstGeom prst="rect">
                      <a:avLst/>
                    </a:prstGeom>
                  </pic:spPr>
                </pic:pic>
              </a:graphicData>
            </a:graphic>
          </wp:inline>
        </w:drawing>
      </w:r>
    </w:p>
    <w:p w14:paraId="08965406" w14:textId="77777777" w:rsidR="00230F11" w:rsidRDefault="00230F11" w:rsidP="00230F11">
      <w:pPr>
        <w:pStyle w:val="1"/>
        <w:rPr>
          <w:rFonts w:hint="eastAsia"/>
        </w:rPr>
      </w:pPr>
      <w:r>
        <w:rPr>
          <w:rFonts w:hint="eastAsia"/>
        </w:rPr>
        <w:t>请求参数的合法性校验如何做？</w:t>
      </w:r>
    </w:p>
    <w:p w14:paraId="0A221724" w14:textId="77777777" w:rsidR="00230F11" w:rsidRDefault="00230F11" w:rsidP="00230F11">
      <w:pPr>
        <w:rPr>
          <w:rFonts w:hint="eastAsia"/>
        </w:rPr>
      </w:pPr>
    </w:p>
    <w:p w14:paraId="7D70F46C" w14:textId="77777777" w:rsidR="00230F11" w:rsidRDefault="00230F11" w:rsidP="00230F11">
      <w:pPr>
        <w:rPr>
          <w:rFonts w:hint="eastAsia"/>
        </w:rPr>
      </w:pPr>
      <w:r>
        <w:rPr>
          <w:rFonts w:hint="eastAsia"/>
        </w:rPr>
        <w:t>使用基于</w:t>
      </w:r>
      <w:r>
        <w:t>JSR303的校验框架实现，</w:t>
      </w:r>
      <w:proofErr w:type="spellStart"/>
      <w:r>
        <w:t>SpringBoot</w:t>
      </w:r>
      <w:proofErr w:type="spellEnd"/>
      <w:r>
        <w:t>提供了JSR-303的支持，它就是spring-boot-starter-validation，它包括了很多校验规则，只需要在模型类中通过注解指定校验规则，在controller方法上开启校验。</w:t>
      </w:r>
    </w:p>
    <w:p w14:paraId="37432456" w14:textId="77777777" w:rsidR="00230F11" w:rsidRDefault="00230F11" w:rsidP="00230F11">
      <w:pPr>
        <w:rPr>
          <w:rFonts w:hint="eastAsia"/>
        </w:rPr>
      </w:pPr>
    </w:p>
    <w:p w14:paraId="721436AE" w14:textId="4D225057" w:rsidR="001D7F0A" w:rsidRDefault="00230F11" w:rsidP="00230F11">
      <w:pPr>
        <w:rPr>
          <w:rFonts w:hint="eastAsia"/>
        </w:rPr>
      </w:pPr>
      <w:r>
        <w:rPr>
          <w:rFonts w:hint="eastAsia"/>
        </w:rPr>
        <w:t>本项目用到了@NotEmpty（非空）和@Size（限制长度）两种校验规则。以及分组校验。</w:t>
      </w:r>
      <w:r w:rsidRPr="00230F11">
        <w:rPr>
          <w:rFonts w:hint="eastAsia"/>
        </w:rPr>
        <w:t>同一个属性定义多个校验规则属于不同的分组，比如：添加订单</w:t>
      </w:r>
      <w:r>
        <w:rPr>
          <w:rFonts w:hint="eastAsia"/>
        </w:rPr>
        <w:t>，主键为空</w:t>
      </w:r>
      <w:r w:rsidRPr="00230F11">
        <w:rPr>
          <w:rFonts w:hint="eastAsia"/>
        </w:rPr>
        <w:t>定义</w:t>
      </w:r>
      <w:r w:rsidRPr="00230F11">
        <w:t>@NULL规则属于insert分组，更新订单</w:t>
      </w:r>
      <w:r>
        <w:rPr>
          <w:rFonts w:hint="eastAsia"/>
        </w:rPr>
        <w:t>，</w:t>
      </w:r>
      <w:proofErr w:type="gramStart"/>
      <w:r>
        <w:rPr>
          <w:rFonts w:hint="eastAsia"/>
        </w:rPr>
        <w:t>主键非空</w:t>
      </w:r>
      <w:proofErr w:type="gramEnd"/>
      <w:r>
        <w:rPr>
          <w:rFonts w:hint="eastAsia"/>
        </w:rPr>
        <w:t>，</w:t>
      </w:r>
      <w:r w:rsidRPr="00230F11">
        <w:t>定义@NotEmpty规则属于update分组</w:t>
      </w:r>
    </w:p>
    <w:p w14:paraId="0C530777" w14:textId="2CCDE68F" w:rsidR="001D7F0A" w:rsidRDefault="00230F11" w:rsidP="00F17AB8">
      <w:pPr>
        <w:rPr>
          <w:rFonts w:hint="eastAsia"/>
        </w:rPr>
      </w:pPr>
      <w:r w:rsidRPr="00230F11">
        <w:rPr>
          <w:noProof/>
        </w:rPr>
        <w:drawing>
          <wp:inline distT="0" distB="0" distL="0" distR="0" wp14:anchorId="7212D363" wp14:editId="57447C31">
            <wp:extent cx="6201640" cy="1514686"/>
            <wp:effectExtent l="0" t="0" r="8890" b="952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7"/>
                    <a:stretch>
                      <a:fillRect/>
                    </a:stretch>
                  </pic:blipFill>
                  <pic:spPr>
                    <a:xfrm>
                      <a:off x="0" y="0"/>
                      <a:ext cx="6201640" cy="1514686"/>
                    </a:xfrm>
                    <a:prstGeom prst="rect">
                      <a:avLst/>
                    </a:prstGeom>
                  </pic:spPr>
                </pic:pic>
              </a:graphicData>
            </a:graphic>
          </wp:inline>
        </w:drawing>
      </w:r>
    </w:p>
    <w:p w14:paraId="50AA41FA" w14:textId="23060684" w:rsidR="001D7F0A" w:rsidRDefault="00B8215B" w:rsidP="00B8215B">
      <w:pPr>
        <w:pStyle w:val="1"/>
        <w:rPr>
          <w:rFonts w:hint="eastAsia"/>
        </w:rPr>
      </w:pPr>
      <w:r>
        <w:rPr>
          <w:rFonts w:hint="eastAsia"/>
        </w:rPr>
        <w:t>跨域问题</w:t>
      </w:r>
    </w:p>
    <w:p w14:paraId="7C55EE49" w14:textId="5DDCF2C8" w:rsidR="001D7F0A" w:rsidRDefault="00B8215B" w:rsidP="00F17AB8">
      <w:pPr>
        <w:rPr>
          <w:rFonts w:hint="eastAsia"/>
        </w:rPr>
      </w:pPr>
      <w:r w:rsidRPr="00B8215B">
        <w:rPr>
          <w:noProof/>
        </w:rPr>
        <w:drawing>
          <wp:inline distT="0" distB="0" distL="0" distR="0" wp14:anchorId="005ADC6B" wp14:editId="2D6D95BF">
            <wp:extent cx="6645910" cy="1416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16050"/>
                    </a:xfrm>
                    <a:prstGeom prst="rect">
                      <a:avLst/>
                    </a:prstGeom>
                  </pic:spPr>
                </pic:pic>
              </a:graphicData>
            </a:graphic>
          </wp:inline>
        </w:drawing>
      </w:r>
    </w:p>
    <w:p w14:paraId="21FC20B7" w14:textId="039DF74F" w:rsidR="001D7F0A" w:rsidRDefault="00B8215B" w:rsidP="00B8215B">
      <w:pPr>
        <w:pStyle w:val="1"/>
        <w:rPr>
          <w:rFonts w:hint="eastAsia"/>
        </w:rPr>
      </w:pPr>
      <w:r>
        <w:rPr>
          <w:rFonts w:hint="eastAsia"/>
        </w:rPr>
        <w:lastRenderedPageBreak/>
        <w:t>跨域解决方案：</w:t>
      </w:r>
    </w:p>
    <w:p w14:paraId="5E254938" w14:textId="4C68C911" w:rsidR="00B8215B" w:rsidRDefault="00CE0D5C" w:rsidP="00F17AB8">
      <w:pPr>
        <w:rPr>
          <w:rFonts w:hint="eastAsia"/>
        </w:rPr>
      </w:pPr>
      <w:r>
        <w:rPr>
          <w:noProof/>
        </w:rPr>
        <mc:AlternateContent>
          <mc:Choice Requires="wpi">
            <w:drawing>
              <wp:anchor distT="0" distB="0" distL="114300" distR="114300" simplePos="0" relativeHeight="251668480" behindDoc="0" locked="0" layoutInCell="1" allowOverlap="1" wp14:anchorId="6AF66B50" wp14:editId="42FDA3BD">
                <wp:simplePos x="0" y="0"/>
                <wp:positionH relativeFrom="column">
                  <wp:posOffset>-58710</wp:posOffset>
                </wp:positionH>
                <wp:positionV relativeFrom="paragraph">
                  <wp:posOffset>1689250</wp:posOffset>
                </wp:positionV>
                <wp:extent cx="1900440" cy="547920"/>
                <wp:effectExtent l="38100" t="38100" r="5080" b="43180"/>
                <wp:wrapNone/>
                <wp:docPr id="2066686841" name="墨迹 9"/>
                <wp:cNvGraphicFramePr/>
                <a:graphic xmlns:a="http://schemas.openxmlformats.org/drawingml/2006/main">
                  <a:graphicData uri="http://schemas.microsoft.com/office/word/2010/wordprocessingInk">
                    <w14:contentPart bwMode="auto" r:id="rId19">
                      <w14:nvContentPartPr>
                        <w14:cNvContentPartPr/>
                      </w14:nvContentPartPr>
                      <w14:xfrm>
                        <a:off x="0" y="0"/>
                        <a:ext cx="1900440" cy="547920"/>
                      </w14:xfrm>
                    </w14:contentPart>
                  </a:graphicData>
                </a:graphic>
              </wp:anchor>
            </w:drawing>
          </mc:Choice>
          <mc:Fallback>
            <w:pict>
              <v:shape w14:anchorId="0DE6E055" id="墨迹 9" o:spid="_x0000_s1026" type="#_x0000_t75" style="position:absolute;left:0;text-align:left;margin-left:-5.3pt;margin-top:132.3pt;width:151.1pt;height:44.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">
                <v:imagedata r:id="rId20" o:title=""/>
              </v:shape>
            </w:pict>
          </mc:Fallback>
        </mc:AlternateContent>
      </w:r>
      <w:r w:rsidR="00B8215B" w:rsidRPr="00B8215B">
        <w:rPr>
          <w:noProof/>
        </w:rPr>
        <w:drawing>
          <wp:inline distT="0" distB="0" distL="0" distR="0" wp14:anchorId="5D2327A0" wp14:editId="5383A3E6">
            <wp:extent cx="6645910" cy="2105025"/>
            <wp:effectExtent l="0" t="0" r="2540" b="952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21"/>
                    <a:stretch>
                      <a:fillRect/>
                    </a:stretch>
                  </pic:blipFill>
                  <pic:spPr>
                    <a:xfrm>
                      <a:off x="0" y="0"/>
                      <a:ext cx="6645910" cy="2105025"/>
                    </a:xfrm>
                    <a:prstGeom prst="rect">
                      <a:avLst/>
                    </a:prstGeom>
                  </pic:spPr>
                </pic:pic>
              </a:graphicData>
            </a:graphic>
          </wp:inline>
        </w:drawing>
      </w:r>
    </w:p>
    <w:p w14:paraId="0D2F75C5" w14:textId="07F241E9" w:rsidR="00B8215B" w:rsidRDefault="00B8215B" w:rsidP="00F17AB8">
      <w:pPr>
        <w:rPr>
          <w:rFonts w:hint="eastAsia"/>
        </w:rPr>
      </w:pPr>
      <w:r w:rsidRPr="00B8215B">
        <w:rPr>
          <w:noProof/>
        </w:rPr>
        <w:drawing>
          <wp:inline distT="0" distB="0" distL="0" distR="0" wp14:anchorId="73D74CE0" wp14:editId="3862D880">
            <wp:extent cx="6645910" cy="2660650"/>
            <wp:effectExtent l="0" t="0" r="2540" b="635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22"/>
                    <a:stretch>
                      <a:fillRect/>
                    </a:stretch>
                  </pic:blipFill>
                  <pic:spPr>
                    <a:xfrm>
                      <a:off x="0" y="0"/>
                      <a:ext cx="6645910" cy="2660650"/>
                    </a:xfrm>
                    <a:prstGeom prst="rect">
                      <a:avLst/>
                    </a:prstGeom>
                  </pic:spPr>
                </pic:pic>
              </a:graphicData>
            </a:graphic>
          </wp:inline>
        </w:drawing>
      </w:r>
    </w:p>
    <w:p w14:paraId="6CFD9AF8" w14:textId="0272C673" w:rsidR="00B8215B" w:rsidRDefault="00B92EF8" w:rsidP="00B92EF8">
      <w:pPr>
        <w:pStyle w:val="1"/>
        <w:rPr>
          <w:rFonts w:hint="eastAsia"/>
        </w:rPr>
      </w:pPr>
      <w:r>
        <w:rPr>
          <w:rFonts w:hint="eastAsia"/>
        </w:rPr>
        <w:t>自动填充创建时间 更新时间</w:t>
      </w:r>
    </w:p>
    <w:p w14:paraId="0833CE59" w14:textId="1956A182" w:rsidR="00B92EF8" w:rsidRDefault="004D422D" w:rsidP="00F17AB8">
      <w:pPr>
        <w:rPr>
          <w:rFonts w:hint="eastAsia"/>
        </w:rPr>
      </w:pPr>
      <w:proofErr w:type="spellStart"/>
      <w:r>
        <w:t>M</w:t>
      </w:r>
      <w:r>
        <w:rPr>
          <w:rFonts w:hint="eastAsia"/>
        </w:rPr>
        <w:t>ybatis</w:t>
      </w:r>
      <w:proofErr w:type="spellEnd"/>
      <w:r>
        <w:rPr>
          <w:rFonts w:hint="eastAsia"/>
        </w:rPr>
        <w:t>-plus的功能：</w:t>
      </w:r>
    </w:p>
    <w:p w14:paraId="30A908A9" w14:textId="7A7F97D3" w:rsidR="00B92EF8" w:rsidRDefault="00B92EF8" w:rsidP="00F17AB8">
      <w:pPr>
        <w:rPr>
          <w:rFonts w:hint="eastAsia"/>
        </w:rPr>
      </w:pPr>
      <w:r w:rsidRPr="00B92EF8">
        <w:rPr>
          <w:noProof/>
        </w:rPr>
        <w:drawing>
          <wp:inline distT="0" distB="0" distL="0" distR="0" wp14:anchorId="0BF08459" wp14:editId="25120634">
            <wp:extent cx="3562847" cy="180047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847" cy="1800476"/>
                    </a:xfrm>
                    <a:prstGeom prst="rect">
                      <a:avLst/>
                    </a:prstGeom>
                  </pic:spPr>
                </pic:pic>
              </a:graphicData>
            </a:graphic>
          </wp:inline>
        </w:drawing>
      </w:r>
    </w:p>
    <w:p w14:paraId="203B39EE" w14:textId="1B2A2931" w:rsidR="00B8215B" w:rsidRDefault="00B8215B" w:rsidP="00F17AB8">
      <w:pPr>
        <w:rPr>
          <w:rFonts w:hint="eastAsia"/>
        </w:rPr>
      </w:pPr>
    </w:p>
    <w:p w14:paraId="3B7B0C73" w14:textId="32647679" w:rsidR="00B8215B" w:rsidRDefault="00ED29BC" w:rsidP="00ED29BC">
      <w:pPr>
        <w:pStyle w:val="1"/>
        <w:rPr>
          <w:rFonts w:hint="eastAsia"/>
        </w:rPr>
      </w:pPr>
      <w:r>
        <w:rPr>
          <w:rFonts w:hint="eastAsia"/>
        </w:rPr>
        <w:lastRenderedPageBreak/>
        <w:t>使用</w:t>
      </w:r>
      <w:proofErr w:type="spellStart"/>
      <w:r>
        <w:rPr>
          <w:rFonts w:hint="eastAsia"/>
        </w:rPr>
        <w:t>nacos</w:t>
      </w:r>
      <w:proofErr w:type="spellEnd"/>
      <w:r>
        <w:rPr>
          <w:rFonts w:hint="eastAsia"/>
        </w:rPr>
        <w:t>进行了哪些配置？</w:t>
      </w:r>
    </w:p>
    <w:p w14:paraId="5321C710" w14:textId="77777777" w:rsidR="00ED29BC" w:rsidRDefault="00ED29BC" w:rsidP="00F17AB8">
      <w:pPr>
        <w:rPr>
          <w:rFonts w:hint="eastAsia"/>
        </w:rPr>
      </w:pPr>
    </w:p>
    <w:p w14:paraId="6C242682" w14:textId="5A6AF204" w:rsidR="00B8215B" w:rsidRDefault="00ED29BC" w:rsidP="00F17AB8">
      <w:pPr>
        <w:rPr>
          <w:rFonts w:hint="eastAsia"/>
        </w:rPr>
      </w:pPr>
      <w:r w:rsidRPr="00ED29BC">
        <w:rPr>
          <w:noProof/>
        </w:rPr>
        <w:drawing>
          <wp:inline distT="0" distB="0" distL="0" distR="0" wp14:anchorId="53D37651" wp14:editId="1728830C">
            <wp:extent cx="6645910" cy="4574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574540"/>
                    </a:xfrm>
                    <a:prstGeom prst="rect">
                      <a:avLst/>
                    </a:prstGeom>
                  </pic:spPr>
                </pic:pic>
              </a:graphicData>
            </a:graphic>
          </wp:inline>
        </w:drawing>
      </w:r>
    </w:p>
    <w:p w14:paraId="237D62F1" w14:textId="77777777" w:rsidR="001D7F0A" w:rsidRDefault="001D7F0A" w:rsidP="00F17AB8">
      <w:pPr>
        <w:rPr>
          <w:rFonts w:hint="eastAsia"/>
        </w:rPr>
      </w:pPr>
    </w:p>
    <w:p w14:paraId="31AAE2D4" w14:textId="2F683318" w:rsidR="001D7F0A" w:rsidRDefault="001D7F0A" w:rsidP="00F17AB8">
      <w:pPr>
        <w:rPr>
          <w:rFonts w:hint="eastAsia"/>
        </w:rPr>
      </w:pPr>
    </w:p>
    <w:p w14:paraId="4B7CF297" w14:textId="6DC07862" w:rsidR="00124DCF" w:rsidRDefault="00FB74FD" w:rsidP="00FB74FD">
      <w:pPr>
        <w:pStyle w:val="1"/>
        <w:rPr>
          <w:rFonts w:hint="eastAsia"/>
        </w:rPr>
      </w:pPr>
      <w:r>
        <w:rPr>
          <w:rFonts w:hint="eastAsia"/>
        </w:rPr>
        <w:t>分布式事务控制有哪些常用的技术方案：</w:t>
      </w:r>
    </w:p>
    <w:p w14:paraId="0BD72856" w14:textId="3316A8D9" w:rsidR="00FB74FD" w:rsidRDefault="00FB74FD" w:rsidP="00F17AB8">
      <w:pPr>
        <w:rPr>
          <w:rFonts w:hint="eastAsia"/>
        </w:rPr>
      </w:pPr>
      <w:r>
        <w:rPr>
          <w:rFonts w:hint="eastAsia"/>
        </w:rPr>
        <w:t>首先要确定项目的业务需求：</w:t>
      </w:r>
    </w:p>
    <w:p w14:paraId="07584914" w14:textId="10361FF4" w:rsidR="00FB74FD" w:rsidRDefault="00FB74FD" w:rsidP="00F17AB8">
      <w:pPr>
        <w:rPr>
          <w:rFonts w:hint="eastAsia"/>
        </w:rPr>
      </w:pPr>
      <w:r>
        <w:rPr>
          <w:rFonts w:hint="eastAsia"/>
        </w:rPr>
        <w:t>1.如果要实现cp，即强一致性</w:t>
      </w:r>
    </w:p>
    <w:p w14:paraId="0BCBF0C2" w14:textId="2AF266BD" w:rsidR="00FB74FD" w:rsidRDefault="00FB74FD" w:rsidP="00F17AB8">
      <w:pPr>
        <w:rPr>
          <w:rFonts w:hint="eastAsia"/>
        </w:rPr>
      </w:pPr>
      <w:r>
        <w:tab/>
      </w:r>
      <w:r>
        <w:rPr>
          <w:rFonts w:hint="eastAsia"/>
        </w:rPr>
        <w:t>可以使用</w:t>
      </w:r>
      <w:proofErr w:type="spellStart"/>
      <w:r>
        <w:t>Seata</w:t>
      </w:r>
      <w:proofErr w:type="spellEnd"/>
      <w:r>
        <w:rPr>
          <w:rFonts w:hint="eastAsia"/>
        </w:rPr>
        <w:t>框架基于AT模式实现</w:t>
      </w:r>
    </w:p>
    <w:p w14:paraId="305C1CAE" w14:textId="1877B3E3" w:rsidR="00FB74FD" w:rsidRDefault="00FB74FD" w:rsidP="00F17AB8">
      <w:pPr>
        <w:rPr>
          <w:rFonts w:hint="eastAsia"/>
        </w:rPr>
      </w:pPr>
      <w:r>
        <w:tab/>
      </w:r>
      <w:r>
        <w:rPr>
          <w:rFonts w:hint="eastAsia"/>
        </w:rPr>
        <w:t>可以使用</w:t>
      </w:r>
      <w:proofErr w:type="spellStart"/>
      <w:r>
        <w:t>Seata</w:t>
      </w:r>
      <w:proofErr w:type="spellEnd"/>
      <w:r>
        <w:rPr>
          <w:rFonts w:hint="eastAsia"/>
        </w:rPr>
        <w:t>框架基于TCC模式实现</w:t>
      </w:r>
    </w:p>
    <w:p w14:paraId="4C4F9952" w14:textId="24B9B08A" w:rsidR="00124DCF" w:rsidRDefault="00124DCF" w:rsidP="00F17AB8">
      <w:pPr>
        <w:rPr>
          <w:rFonts w:hint="eastAsia"/>
        </w:rPr>
      </w:pPr>
    </w:p>
    <w:p w14:paraId="02B65822" w14:textId="2EDBBD7B" w:rsidR="00124DCF" w:rsidRDefault="00FB74FD" w:rsidP="00F17AB8">
      <w:pPr>
        <w:rPr>
          <w:rFonts w:hint="eastAsia"/>
        </w:rPr>
      </w:pPr>
      <w:r>
        <w:rPr>
          <w:rFonts w:hint="eastAsia"/>
        </w:rPr>
        <w:t>2.要实现AP，保证数据的最终一致性</w:t>
      </w:r>
    </w:p>
    <w:p w14:paraId="3F00EC34" w14:textId="2D12647D" w:rsidR="00FB74FD" w:rsidRDefault="00FB74FD" w:rsidP="00F17AB8">
      <w:pPr>
        <w:rPr>
          <w:rFonts w:hint="eastAsia"/>
        </w:rPr>
      </w:pPr>
      <w:r>
        <w:tab/>
      </w:r>
      <w:r>
        <w:rPr>
          <w:rFonts w:hint="eastAsia"/>
        </w:rPr>
        <w:t>使用</w:t>
      </w:r>
      <w:r w:rsidRPr="00CE0D5C">
        <w:rPr>
          <w:rFonts w:hint="eastAsia"/>
          <w:color w:val="FF0000"/>
        </w:rPr>
        <w:t>消息队列</w:t>
      </w:r>
      <w:r>
        <w:rPr>
          <w:rFonts w:hint="eastAsia"/>
        </w:rPr>
        <w:t>通知的方式实现，通知失败自动重试，达到最大失败次数需要人工处理</w:t>
      </w:r>
    </w:p>
    <w:p w14:paraId="35A5E5CE" w14:textId="35A0ECB1" w:rsidR="00FB74FD" w:rsidRDefault="00FB74FD" w:rsidP="00F17AB8">
      <w:pPr>
        <w:rPr>
          <w:rFonts w:hint="eastAsia"/>
        </w:rPr>
      </w:pPr>
      <w:r>
        <w:tab/>
      </w:r>
      <w:r>
        <w:rPr>
          <w:rFonts w:hint="eastAsia"/>
        </w:rPr>
        <w:t>使用</w:t>
      </w:r>
      <w:r w:rsidRPr="00CE0D5C">
        <w:rPr>
          <w:rFonts w:hint="eastAsia"/>
          <w:color w:val="FF0000"/>
        </w:rPr>
        <w:t>任务调度</w:t>
      </w:r>
      <w:r>
        <w:rPr>
          <w:rFonts w:hint="eastAsia"/>
        </w:rPr>
        <w:t>方案，启动任务调度将课程信息由数据库同步到</w:t>
      </w:r>
      <w:proofErr w:type="spellStart"/>
      <w:r>
        <w:rPr>
          <w:rFonts w:hint="eastAsia"/>
        </w:rPr>
        <w:t>elasticSearch</w:t>
      </w:r>
      <w:proofErr w:type="spellEnd"/>
      <w:r>
        <w:rPr>
          <w:rFonts w:hint="eastAsia"/>
        </w:rPr>
        <w:t>、Redis、MinIO中</w:t>
      </w:r>
    </w:p>
    <w:p w14:paraId="79A50ECD" w14:textId="39FE7618" w:rsidR="00FA5DB4" w:rsidRDefault="00FA5DB4" w:rsidP="00F17AB8">
      <w:pPr>
        <w:rPr>
          <w:rFonts w:hint="eastAsia"/>
        </w:rPr>
      </w:pPr>
      <w:r>
        <w:rPr>
          <w:rFonts w:hint="eastAsia"/>
        </w:rPr>
        <w:t xml:space="preserve"> </w:t>
      </w:r>
    </w:p>
    <w:p w14:paraId="7A8CC8D8" w14:textId="06020C4B" w:rsidR="00124DCF" w:rsidRDefault="00124DCF" w:rsidP="00F17AB8">
      <w:pPr>
        <w:rPr>
          <w:rFonts w:hint="eastAsia"/>
        </w:rPr>
      </w:pPr>
    </w:p>
    <w:p w14:paraId="179E5C9C" w14:textId="31538B77" w:rsidR="00124DCF" w:rsidRDefault="00124DCF" w:rsidP="00F17AB8">
      <w:pPr>
        <w:rPr>
          <w:rFonts w:hint="eastAsia"/>
        </w:rPr>
      </w:pPr>
    </w:p>
    <w:p w14:paraId="6D1A0FF2" w14:textId="1BE2AE34" w:rsidR="00124DCF" w:rsidRDefault="00124DCF" w:rsidP="00F17AB8">
      <w:pPr>
        <w:rPr>
          <w:rFonts w:hint="eastAsia"/>
        </w:rPr>
      </w:pPr>
    </w:p>
    <w:p w14:paraId="6241BAF5" w14:textId="49CAB00E" w:rsidR="00124DCF" w:rsidRDefault="00FB74FD" w:rsidP="00FB74FD">
      <w:pPr>
        <w:pStyle w:val="1"/>
        <w:rPr>
          <w:rFonts w:hint="eastAsia"/>
        </w:rPr>
      </w:pPr>
      <w:r>
        <w:rPr>
          <w:rFonts w:hint="eastAsia"/>
        </w:rPr>
        <w:lastRenderedPageBreak/>
        <w:t>本项目的分布式事务控制</w:t>
      </w:r>
    </w:p>
    <w:p w14:paraId="7FD0D762" w14:textId="11FEF340" w:rsidR="00FB74FD" w:rsidRDefault="00FB74FD" w:rsidP="00FB74FD">
      <w:pPr>
        <w:ind w:firstLine="420"/>
        <w:rPr>
          <w:rFonts w:hint="eastAsia"/>
        </w:rPr>
      </w:pPr>
      <w:r w:rsidRPr="00FB74FD">
        <w:rPr>
          <w:rFonts w:hint="eastAsia"/>
        </w:rPr>
        <w:t>课程发布满足</w:t>
      </w:r>
      <w:r w:rsidRPr="00FB74FD">
        <w:t>AP即可，使用BASE理论实现。</w:t>
      </w:r>
    </w:p>
    <w:p w14:paraId="4DEAF70E" w14:textId="754BEAB7" w:rsidR="00124DCF" w:rsidRDefault="00FB74FD" w:rsidP="00FB74FD">
      <w:pPr>
        <w:ind w:firstLine="420"/>
        <w:rPr>
          <w:rFonts w:hint="eastAsia"/>
        </w:rPr>
      </w:pPr>
      <w:r w:rsidRPr="00FB74FD">
        <w:rPr>
          <w:rFonts w:hint="eastAsia"/>
        </w:rPr>
        <w:t>课程发布操作后，先更新数据库中的课程发布状态，更新后向</w:t>
      </w:r>
      <w:proofErr w:type="spellStart"/>
      <w:r w:rsidRPr="00FB74FD">
        <w:t>redis</w:t>
      </w:r>
      <w:proofErr w:type="spellEnd"/>
      <w:r w:rsidRPr="00FB74FD">
        <w:t>、</w:t>
      </w:r>
      <w:proofErr w:type="spellStart"/>
      <w:r w:rsidRPr="00FB74FD">
        <w:t>elasticsearch</w:t>
      </w:r>
      <w:proofErr w:type="spellEnd"/>
      <w:r w:rsidRPr="00FB74FD">
        <w:t>、</w:t>
      </w:r>
      <w:proofErr w:type="spellStart"/>
      <w:r w:rsidRPr="00FB74FD">
        <w:t>MinIO</w:t>
      </w:r>
      <w:proofErr w:type="spellEnd"/>
      <w:r w:rsidRPr="00FB74FD">
        <w:t>写课程信息，只要在一定时间内最终向</w:t>
      </w:r>
      <w:proofErr w:type="spellStart"/>
      <w:r w:rsidRPr="00FB74FD">
        <w:t>redis</w:t>
      </w:r>
      <w:proofErr w:type="spellEnd"/>
      <w:r w:rsidRPr="00FB74FD">
        <w:t>、</w:t>
      </w:r>
      <w:proofErr w:type="spellStart"/>
      <w:r w:rsidRPr="00FB74FD">
        <w:t>elasticsearch</w:t>
      </w:r>
      <w:proofErr w:type="spellEnd"/>
      <w:r w:rsidRPr="00FB74FD">
        <w:t>、MinIO写数据成功即可。</w:t>
      </w:r>
    </w:p>
    <w:p w14:paraId="199469EA" w14:textId="6DAFF7CB" w:rsidR="00124DCF" w:rsidRDefault="00124DCF" w:rsidP="00F17AB8">
      <w:pPr>
        <w:rPr>
          <w:rFonts w:hint="eastAsia"/>
        </w:rPr>
      </w:pPr>
    </w:p>
    <w:p w14:paraId="12C21305" w14:textId="3E2D5BD8" w:rsidR="00124DCF" w:rsidRDefault="00FB74FD" w:rsidP="00F17AB8">
      <w:pPr>
        <w:rPr>
          <w:rFonts w:hint="eastAsia"/>
        </w:rPr>
      </w:pPr>
      <w:r>
        <w:rPr>
          <w:noProof/>
        </w:rPr>
        <w:drawing>
          <wp:inline distT="0" distB="0" distL="0" distR="0" wp14:anchorId="7FF3E210" wp14:editId="4A346D6F">
            <wp:extent cx="5400675" cy="3048000"/>
            <wp:effectExtent l="0" t="0" r="9525" b="0"/>
            <wp:docPr id="58" name="Drawing 5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57" descr="图示&#10;&#10;描述已自动生成"/>
                    <pic:cNvPicPr>
                      <a:picLocks noChangeAspect="1"/>
                    </pic:cNvPicPr>
                  </pic:nvPicPr>
                  <pic:blipFill>
                    <a:blip r:embed="rId25"/>
                    <a:stretch>
                      <a:fillRect/>
                    </a:stretch>
                  </pic:blipFill>
                  <pic:spPr>
                    <a:xfrm>
                      <a:off x="0" y="0"/>
                      <a:ext cx="5400675" cy="3048000"/>
                    </a:xfrm>
                    <a:prstGeom prst="rect">
                      <a:avLst/>
                    </a:prstGeom>
                  </pic:spPr>
                </pic:pic>
              </a:graphicData>
            </a:graphic>
          </wp:inline>
        </w:drawing>
      </w:r>
    </w:p>
    <w:p w14:paraId="6D294D4D" w14:textId="043F32B1" w:rsidR="00FB74FD" w:rsidRDefault="00FB74FD" w:rsidP="00F17AB8">
      <w:pPr>
        <w:rPr>
          <w:rFonts w:hint="eastAsia"/>
        </w:rPr>
      </w:pPr>
      <w:r>
        <w:rPr>
          <w:rFonts w:hint="eastAsia"/>
        </w:rPr>
        <w:t>具体步骤：</w:t>
      </w:r>
    </w:p>
    <w:p w14:paraId="0411564D" w14:textId="77777777" w:rsidR="00FB74FD" w:rsidRDefault="00FB74FD" w:rsidP="00FB74FD">
      <w:pPr>
        <w:rPr>
          <w:rFonts w:hint="eastAsia"/>
        </w:rPr>
      </w:pPr>
      <w:r>
        <w:t>1、在内容管理服务的数据库中添加一个消息表，消息表和课程发布表在同一个数据库。</w:t>
      </w:r>
    </w:p>
    <w:p w14:paraId="28286D4A" w14:textId="77777777" w:rsidR="00FB74FD" w:rsidRDefault="00FB74FD" w:rsidP="00FB74FD">
      <w:pPr>
        <w:rPr>
          <w:rFonts w:hint="eastAsia"/>
        </w:rPr>
      </w:pPr>
      <w:r>
        <w:t>2、点击课程发布通过本地事务向课程发布表写入课程发布信息，同时</w:t>
      </w:r>
      <w:proofErr w:type="gramStart"/>
      <w:r>
        <w:t>向消息表写</w:t>
      </w:r>
      <w:proofErr w:type="gramEnd"/>
      <w:r>
        <w:t>课程发布的消息。两条记录保证同时存在或同时不存在。</w:t>
      </w:r>
    </w:p>
    <w:p w14:paraId="31F574E5" w14:textId="77777777" w:rsidR="00FB74FD" w:rsidRDefault="00FB74FD" w:rsidP="00FB74FD">
      <w:pPr>
        <w:rPr>
          <w:rFonts w:hint="eastAsia"/>
        </w:rPr>
      </w:pPr>
      <w:r>
        <w:t>3、启动任务调度系统定时调度内容管理服务去定时扫描消息表的记录。</w:t>
      </w:r>
    </w:p>
    <w:p w14:paraId="309233D5" w14:textId="77777777" w:rsidR="00FB74FD" w:rsidRDefault="00FB74FD" w:rsidP="00FB74FD">
      <w:pPr>
        <w:rPr>
          <w:rFonts w:hint="eastAsia"/>
        </w:rPr>
      </w:pPr>
      <w:r>
        <w:t>4、当扫描到课程发布的消息时即开始完成向</w:t>
      </w:r>
      <w:proofErr w:type="spellStart"/>
      <w:r>
        <w:t>redis</w:t>
      </w:r>
      <w:proofErr w:type="spellEnd"/>
      <w:r>
        <w:t>、</w:t>
      </w:r>
      <w:proofErr w:type="spellStart"/>
      <w:r>
        <w:t>elasticsearch</w:t>
      </w:r>
      <w:proofErr w:type="spellEnd"/>
      <w:r>
        <w:t>、MinIO同步数据的操作。</w:t>
      </w:r>
    </w:p>
    <w:p w14:paraId="202C61A0" w14:textId="73DB4685" w:rsidR="00124DCF" w:rsidRDefault="00FB74FD" w:rsidP="00FB74FD">
      <w:pPr>
        <w:rPr>
          <w:rFonts w:hint="eastAsia"/>
        </w:rPr>
      </w:pPr>
      <w:r>
        <w:t>5、同步数据的任务完成后删除消息表记录。</w:t>
      </w:r>
    </w:p>
    <w:p w14:paraId="4E8E6822" w14:textId="07885C70" w:rsidR="00124DCF" w:rsidRDefault="00124DCF" w:rsidP="00F17AB8">
      <w:pPr>
        <w:rPr>
          <w:rFonts w:hint="eastAsia"/>
        </w:rPr>
      </w:pPr>
    </w:p>
    <w:p w14:paraId="154EE7A4" w14:textId="0F1945D7" w:rsidR="00FB74FD" w:rsidRDefault="00FB74FD" w:rsidP="00F17AB8">
      <w:pPr>
        <w:rPr>
          <w:rFonts w:hint="eastAsia"/>
        </w:rPr>
      </w:pPr>
    </w:p>
    <w:p w14:paraId="5798F29D" w14:textId="77777777" w:rsidR="00FB74FD" w:rsidRDefault="00FB74FD" w:rsidP="00F17AB8">
      <w:pPr>
        <w:rPr>
          <w:rFonts w:hint="eastAsia"/>
        </w:rPr>
      </w:pPr>
    </w:p>
    <w:p w14:paraId="61D636E6" w14:textId="77777777" w:rsidR="00CD2E03" w:rsidRDefault="00CD2E03" w:rsidP="00CD2E03">
      <w:pPr>
        <w:pStyle w:val="1"/>
        <w:rPr>
          <w:rFonts w:hint="eastAsia"/>
        </w:rPr>
      </w:pPr>
      <w:r>
        <w:t>1、</w:t>
      </w:r>
      <w:proofErr w:type="spellStart"/>
      <w:r>
        <w:t>xxl</w:t>
      </w:r>
      <w:proofErr w:type="spellEnd"/>
      <w:r>
        <w:t>-job的工作原理是什么？</w:t>
      </w:r>
      <w:proofErr w:type="spellStart"/>
      <w:r>
        <w:t>xxl</w:t>
      </w:r>
      <w:proofErr w:type="spellEnd"/>
      <w:r>
        <w:t>-job是什么怎么工作？</w:t>
      </w:r>
    </w:p>
    <w:p w14:paraId="7204F024" w14:textId="77777777" w:rsidR="00CD2E03" w:rsidRDefault="00CD2E03" w:rsidP="00CD2E03">
      <w:pPr>
        <w:rPr>
          <w:rFonts w:hint="eastAsia"/>
        </w:rPr>
      </w:pPr>
      <w:r>
        <w:t>XXL-JOB分布式任务调度服务由调用中心和执行器组成，调用中心负责按任务调度策略向执行器下发任务，执行器负责接收任务执行任务。</w:t>
      </w:r>
    </w:p>
    <w:p w14:paraId="427D8612" w14:textId="77777777" w:rsidR="00CD2E03" w:rsidRDefault="00CD2E03" w:rsidP="00CD2E03">
      <w:pPr>
        <w:rPr>
          <w:rFonts w:hint="eastAsia"/>
        </w:rPr>
      </w:pPr>
      <w:r>
        <w:t>1）首先部署并启动</w:t>
      </w:r>
      <w:proofErr w:type="spellStart"/>
      <w:r>
        <w:t>xxl</w:t>
      </w:r>
      <w:proofErr w:type="spellEnd"/>
      <w:r>
        <w:t>-job调度中心。(一个java工程)</w:t>
      </w:r>
    </w:p>
    <w:p w14:paraId="648D3714" w14:textId="77777777" w:rsidR="00CD2E03" w:rsidRDefault="00CD2E03" w:rsidP="00CD2E03">
      <w:pPr>
        <w:rPr>
          <w:rFonts w:hint="eastAsia"/>
        </w:rPr>
      </w:pPr>
      <w:r>
        <w:t>2）首先在</w:t>
      </w:r>
      <w:proofErr w:type="gramStart"/>
      <w:r>
        <w:t>微服务</w:t>
      </w:r>
      <w:proofErr w:type="gramEnd"/>
      <w:r>
        <w:t>添加</w:t>
      </w:r>
      <w:proofErr w:type="spellStart"/>
      <w:r>
        <w:t>xxl</w:t>
      </w:r>
      <w:proofErr w:type="spellEnd"/>
      <w:r>
        <w:t>-job依赖，在</w:t>
      </w:r>
      <w:proofErr w:type="gramStart"/>
      <w:r>
        <w:t>微服务</w:t>
      </w:r>
      <w:proofErr w:type="gramEnd"/>
      <w:r>
        <w:t>中配置执行器</w:t>
      </w:r>
    </w:p>
    <w:p w14:paraId="1886F29A" w14:textId="77777777" w:rsidR="00CD2E03" w:rsidRDefault="00CD2E03" w:rsidP="00CD2E03">
      <w:pPr>
        <w:rPr>
          <w:rFonts w:hint="eastAsia"/>
        </w:rPr>
      </w:pPr>
      <w:r>
        <w:t>3）启动微服务，执行器向调度中心上报自己。</w:t>
      </w:r>
    </w:p>
    <w:p w14:paraId="0C15CCD9" w14:textId="77777777" w:rsidR="00CD2E03" w:rsidRDefault="00CD2E03" w:rsidP="00CD2E03">
      <w:pPr>
        <w:rPr>
          <w:rFonts w:hint="eastAsia"/>
        </w:rPr>
      </w:pPr>
      <w:r>
        <w:t>4）在</w:t>
      </w:r>
      <w:proofErr w:type="gramStart"/>
      <w:r>
        <w:t>微服务</w:t>
      </w:r>
      <w:proofErr w:type="gramEnd"/>
      <w:r>
        <w:t>中写一个任务方法并用</w:t>
      </w:r>
      <w:proofErr w:type="spellStart"/>
      <w:r>
        <w:t>xxl</w:t>
      </w:r>
      <w:proofErr w:type="spellEnd"/>
      <w:r>
        <w:t>-job的注解去标记执行任务的方法名称。</w:t>
      </w:r>
    </w:p>
    <w:p w14:paraId="3B605E93" w14:textId="77777777" w:rsidR="00CD2E03" w:rsidRDefault="00CD2E03" w:rsidP="00CD2E03">
      <w:pPr>
        <w:rPr>
          <w:rFonts w:hint="eastAsia"/>
        </w:rPr>
      </w:pPr>
      <w:r>
        <w:t>5) 在调度中心配置任务调度策略，调度策略就是每隔多长时间执行还是在每天或每月的固定时间去执行，比如每天0点执行，或每隔1小时执行</w:t>
      </w:r>
      <w:proofErr w:type="gramStart"/>
      <w:r>
        <w:t>一</w:t>
      </w:r>
      <w:proofErr w:type="gramEnd"/>
      <w:r>
        <w:t>次等。</w:t>
      </w:r>
    </w:p>
    <w:p w14:paraId="7B18FAA6" w14:textId="77777777" w:rsidR="00CD2E03" w:rsidRDefault="00CD2E03" w:rsidP="00CD2E03">
      <w:pPr>
        <w:rPr>
          <w:rFonts w:hint="eastAsia"/>
        </w:rPr>
      </w:pPr>
      <w:r>
        <w:t>6）在调度中心启动任务。</w:t>
      </w:r>
    </w:p>
    <w:p w14:paraId="0854BCED" w14:textId="77777777" w:rsidR="00CD2E03" w:rsidRDefault="00CD2E03" w:rsidP="00CD2E03">
      <w:pPr>
        <w:rPr>
          <w:rFonts w:hint="eastAsia"/>
        </w:rPr>
      </w:pPr>
      <w:r>
        <w:t>7）调度中心根据任务调度策略，到达时间就开始下发任务给执行器。</w:t>
      </w:r>
    </w:p>
    <w:p w14:paraId="35E08513" w14:textId="77777777" w:rsidR="00CD2E03" w:rsidRDefault="00CD2E03" w:rsidP="00CD2E03">
      <w:pPr>
        <w:rPr>
          <w:rFonts w:hint="eastAsia"/>
        </w:rPr>
      </w:pPr>
      <w:r>
        <w:t>8）执行器收到任务就开始执行任务。</w:t>
      </w:r>
    </w:p>
    <w:p w14:paraId="015DED7E" w14:textId="6DDDE4EB" w:rsidR="00CD2E03" w:rsidRDefault="00F65A18" w:rsidP="00CD2E03">
      <w:pPr>
        <w:rPr>
          <w:rFonts w:hint="eastAsia"/>
        </w:rPr>
      </w:pPr>
      <w:r>
        <w:rPr>
          <w:noProof/>
        </w:rPr>
        <w:lastRenderedPageBreak/>
        <w:drawing>
          <wp:inline distT="0" distB="0" distL="0" distR="0" wp14:anchorId="74A3F3BE" wp14:editId="32932946">
            <wp:extent cx="6645910" cy="669290"/>
            <wp:effectExtent l="0" t="0" r="2540" b="0"/>
            <wp:docPr id="1564074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4280" name=""/>
                    <pic:cNvPicPr/>
                  </pic:nvPicPr>
                  <pic:blipFill>
                    <a:blip r:embed="rId26"/>
                    <a:stretch>
                      <a:fillRect/>
                    </a:stretch>
                  </pic:blipFill>
                  <pic:spPr>
                    <a:xfrm>
                      <a:off x="0" y="0"/>
                      <a:ext cx="6645910" cy="669290"/>
                    </a:xfrm>
                    <a:prstGeom prst="rect">
                      <a:avLst/>
                    </a:prstGeom>
                  </pic:spPr>
                </pic:pic>
              </a:graphicData>
            </a:graphic>
          </wp:inline>
        </w:drawing>
      </w:r>
    </w:p>
    <w:p w14:paraId="0B6CA81C" w14:textId="77777777" w:rsidR="00CD2E03" w:rsidRDefault="00CD2E03" w:rsidP="00CD2E03">
      <w:pPr>
        <w:rPr>
          <w:rFonts w:hint="eastAsia"/>
        </w:rPr>
      </w:pPr>
    </w:p>
    <w:p w14:paraId="6279E987" w14:textId="77777777" w:rsidR="00CD2E03" w:rsidRDefault="00CD2E03" w:rsidP="00CD2E03">
      <w:pPr>
        <w:pStyle w:val="1"/>
        <w:rPr>
          <w:rFonts w:hint="eastAsia"/>
        </w:rPr>
      </w:pPr>
      <w:r>
        <w:t>2、如何保证任务不重复执行?</w:t>
      </w:r>
    </w:p>
    <w:p w14:paraId="7A00BD96" w14:textId="77777777" w:rsidR="00CD2E03" w:rsidRDefault="00CD2E03" w:rsidP="00CD2E03">
      <w:pPr>
        <w:rPr>
          <w:rFonts w:hint="eastAsia"/>
        </w:rPr>
      </w:pPr>
      <w:r>
        <w:t>1)调度中心按</w:t>
      </w:r>
      <w:r w:rsidRPr="00F65A18">
        <w:rPr>
          <w:highlight w:val="yellow"/>
        </w:rPr>
        <w:t>分片广播</w:t>
      </w:r>
      <w:r>
        <w:t>的方式去下发任务</w:t>
      </w:r>
    </w:p>
    <w:p w14:paraId="09762E6A" w14:textId="77777777" w:rsidR="00CD2E03" w:rsidRDefault="00CD2E03" w:rsidP="00CD2E03">
      <w:pPr>
        <w:rPr>
          <w:rFonts w:hint="eastAsia"/>
        </w:rPr>
      </w:pPr>
      <w:r>
        <w:t>2）执行器收到作业分片广播的参数：分片总数和分片序号，计算 任务id 除以 分片总数得到一个余数，如果余数等于分片序号这时就去执行这个任务，这里保证了不同的执行器执行不同的任务。</w:t>
      </w:r>
    </w:p>
    <w:p w14:paraId="15DF42FF" w14:textId="77777777" w:rsidR="00CD2E03" w:rsidRDefault="00CD2E03" w:rsidP="00CD2E03">
      <w:pPr>
        <w:rPr>
          <w:rFonts w:hint="eastAsia"/>
        </w:rPr>
      </w:pPr>
      <w:r>
        <w:t>3）配置调度过期策略为“忽略”，避免</w:t>
      </w:r>
      <w:r w:rsidRPr="00EE41F5">
        <w:rPr>
          <w:color w:val="FF0000"/>
        </w:rPr>
        <w:t>同一个执行器多次重复执行同一个任务</w:t>
      </w:r>
    </w:p>
    <w:p w14:paraId="3119E3BD" w14:textId="77777777" w:rsidR="00CD2E03" w:rsidRDefault="00CD2E03" w:rsidP="00CD2E03">
      <w:pPr>
        <w:rPr>
          <w:rFonts w:hint="eastAsia"/>
        </w:rPr>
      </w:pPr>
      <w:r>
        <w:t>4）配置</w:t>
      </w:r>
      <w:r w:rsidRPr="00CE0D5C">
        <w:rPr>
          <w:highlight w:val="yellow"/>
        </w:rPr>
        <w:t>任务阻塞处理策略</w:t>
      </w:r>
      <w:r>
        <w:t>为“丢弃后续调度”，注意：丢弃也没事下一次调度就又可以执行了</w:t>
      </w:r>
    </w:p>
    <w:p w14:paraId="49429EDA" w14:textId="77777777" w:rsidR="00CD2E03" w:rsidRDefault="00CD2E03" w:rsidP="00CD2E03">
      <w:pPr>
        <w:rPr>
          <w:rFonts w:hint="eastAsia"/>
        </w:rPr>
      </w:pPr>
      <w:r>
        <w:t>5）另外还要保证任务处理的</w:t>
      </w:r>
      <w:proofErr w:type="gramStart"/>
      <w:r>
        <w:t>幂</w:t>
      </w:r>
      <w:proofErr w:type="gramEnd"/>
      <w:r>
        <w:t>等性，</w:t>
      </w:r>
      <w:r w:rsidRPr="00EE41F5">
        <w:rPr>
          <w:color w:val="FF0000"/>
        </w:rPr>
        <w:t>执行过的任务可以打一个状态标记已完成</w:t>
      </w:r>
      <w:r>
        <w:t>，下次再调度执行该任务判断该任务已完成就不再执行</w:t>
      </w:r>
    </w:p>
    <w:p w14:paraId="1BD4FF31" w14:textId="77777777" w:rsidR="00CD2E03" w:rsidRDefault="00CD2E03" w:rsidP="00CD2E03">
      <w:pPr>
        <w:rPr>
          <w:rFonts w:hint="eastAsia"/>
        </w:rPr>
      </w:pPr>
    </w:p>
    <w:p w14:paraId="554EC727" w14:textId="77777777" w:rsidR="00CD2E03" w:rsidRDefault="00CD2E03" w:rsidP="00CD2E03">
      <w:pPr>
        <w:rPr>
          <w:rFonts w:hint="eastAsia"/>
        </w:rPr>
      </w:pPr>
    </w:p>
    <w:p w14:paraId="4A3B0087" w14:textId="77777777" w:rsidR="00CD2E03" w:rsidRDefault="00CD2E03" w:rsidP="00CD2E03">
      <w:pPr>
        <w:rPr>
          <w:rFonts w:hint="eastAsia"/>
        </w:rPr>
      </w:pPr>
    </w:p>
    <w:p w14:paraId="54902152" w14:textId="77777777" w:rsidR="00CD2E03" w:rsidRDefault="00CD2E03" w:rsidP="00CD2E03">
      <w:pPr>
        <w:rPr>
          <w:rFonts w:hint="eastAsia"/>
        </w:rPr>
      </w:pPr>
    </w:p>
    <w:p w14:paraId="385B1E4E" w14:textId="77777777" w:rsidR="00CD2E03" w:rsidRDefault="00CD2E03" w:rsidP="00CD2E03">
      <w:pPr>
        <w:rPr>
          <w:rFonts w:hint="eastAsia"/>
        </w:rPr>
      </w:pPr>
    </w:p>
    <w:p w14:paraId="1AA6762C" w14:textId="77777777" w:rsidR="00CD2E03" w:rsidRDefault="00CD2E03" w:rsidP="00CD2E03">
      <w:pPr>
        <w:rPr>
          <w:rFonts w:hint="eastAsia"/>
        </w:rPr>
      </w:pPr>
    </w:p>
    <w:p w14:paraId="7F1035AB" w14:textId="77777777" w:rsidR="00CD2E03" w:rsidRDefault="00CD2E03" w:rsidP="00CD2E03">
      <w:pPr>
        <w:rPr>
          <w:rFonts w:hint="eastAsia"/>
        </w:rPr>
      </w:pPr>
    </w:p>
    <w:p w14:paraId="2BE7F076" w14:textId="77777777" w:rsidR="00CD2E03" w:rsidRDefault="00CD2E03" w:rsidP="00CD2E03">
      <w:pPr>
        <w:rPr>
          <w:rFonts w:hint="eastAsia"/>
        </w:rPr>
      </w:pPr>
    </w:p>
    <w:p w14:paraId="7C00A4C6" w14:textId="77777777" w:rsidR="00CD2E03" w:rsidRDefault="00CD2E03" w:rsidP="00CD2E03">
      <w:pPr>
        <w:pStyle w:val="1"/>
        <w:rPr>
          <w:rFonts w:hint="eastAsia"/>
        </w:rPr>
      </w:pPr>
      <w:r>
        <w:t>3、任务</w:t>
      </w:r>
      <w:proofErr w:type="gramStart"/>
      <w:r>
        <w:t>幂</w:t>
      </w:r>
      <w:proofErr w:type="gramEnd"/>
      <w:r>
        <w:t>等性如何保证？</w:t>
      </w:r>
    </w:p>
    <w:p w14:paraId="3FBE2BD4" w14:textId="77777777" w:rsidR="00CD2E03" w:rsidRDefault="00CD2E03" w:rsidP="00CD2E03">
      <w:pPr>
        <w:rPr>
          <w:rFonts w:hint="eastAsia"/>
        </w:rPr>
      </w:pPr>
      <w:r>
        <w:rPr>
          <w:rFonts w:hint="eastAsia"/>
        </w:rPr>
        <w:t>它描述了一次和多次请求某一个资源对于资源本身应该具有同样的结果。</w:t>
      </w:r>
    </w:p>
    <w:p w14:paraId="7DA42D11" w14:textId="77777777" w:rsidR="00CD2E03" w:rsidRDefault="00CD2E03" w:rsidP="00CD2E03">
      <w:pPr>
        <w:rPr>
          <w:rFonts w:hint="eastAsia"/>
        </w:rPr>
      </w:pPr>
      <w:proofErr w:type="gramStart"/>
      <w:r>
        <w:rPr>
          <w:rFonts w:hint="eastAsia"/>
        </w:rPr>
        <w:t>幂</w:t>
      </w:r>
      <w:proofErr w:type="gramEnd"/>
      <w:r>
        <w:rPr>
          <w:rFonts w:hint="eastAsia"/>
        </w:rPr>
        <w:t>等性是为了解决</w:t>
      </w:r>
      <w:r w:rsidRPr="00EE41F5">
        <w:rPr>
          <w:rFonts w:hint="eastAsia"/>
          <w:color w:val="FF0000"/>
        </w:rPr>
        <w:t>重复提交</w:t>
      </w:r>
      <w:r>
        <w:rPr>
          <w:rFonts w:hint="eastAsia"/>
        </w:rPr>
        <w:t>问题，比如：恶意刷单，重复支付等。</w:t>
      </w:r>
    </w:p>
    <w:p w14:paraId="1E61E934" w14:textId="77777777" w:rsidR="00CD2E03" w:rsidRDefault="00CD2E03" w:rsidP="00CD2E03">
      <w:pPr>
        <w:rPr>
          <w:rFonts w:hint="eastAsia"/>
        </w:rPr>
      </w:pPr>
      <w:r>
        <w:rPr>
          <w:rFonts w:hint="eastAsia"/>
        </w:rPr>
        <w:t>解决</w:t>
      </w:r>
      <w:proofErr w:type="gramStart"/>
      <w:r>
        <w:rPr>
          <w:rFonts w:hint="eastAsia"/>
        </w:rPr>
        <w:t>幂</w:t>
      </w:r>
      <w:proofErr w:type="gramEnd"/>
      <w:r>
        <w:rPr>
          <w:rFonts w:hint="eastAsia"/>
        </w:rPr>
        <w:t>等性常用的方案：</w:t>
      </w:r>
    </w:p>
    <w:p w14:paraId="2D3C2577" w14:textId="77777777" w:rsidR="00CD2E03" w:rsidRDefault="00CD2E03" w:rsidP="00CD2E03">
      <w:pPr>
        <w:rPr>
          <w:rFonts w:hint="eastAsia"/>
        </w:rPr>
      </w:pPr>
      <w:r>
        <w:t>1）数据库约束，比如：唯一索引，主键。同一个主键不可能两次都插入成功。</w:t>
      </w:r>
    </w:p>
    <w:p w14:paraId="77761B32" w14:textId="77777777" w:rsidR="00CD2E03" w:rsidRDefault="00CD2E03" w:rsidP="00CD2E03">
      <w:pPr>
        <w:rPr>
          <w:rFonts w:hint="eastAsia"/>
        </w:rPr>
      </w:pPr>
      <w:r>
        <w:t>2）乐观锁，常用于数据库，更新数据时根据乐观</w:t>
      </w:r>
      <w:proofErr w:type="gramStart"/>
      <w:r>
        <w:t>锁状态</w:t>
      </w:r>
      <w:proofErr w:type="gramEnd"/>
      <w:r>
        <w:t>去更新。</w:t>
      </w:r>
    </w:p>
    <w:p w14:paraId="08FE4C9F" w14:textId="1E060B07" w:rsidR="00CD2E03" w:rsidRDefault="00CD2E03" w:rsidP="00CD2E03">
      <w:pPr>
        <w:rPr>
          <w:rFonts w:hint="eastAsia"/>
        </w:rPr>
      </w:pPr>
      <w:r>
        <w:t>3）唯一序列号，请求前生成唯一的序列号，携带序列号去请求，</w:t>
      </w:r>
      <w:r w:rsidRPr="00731958">
        <w:rPr>
          <w:highlight w:val="yellow"/>
        </w:rPr>
        <w:t>执行时在</w:t>
      </w:r>
      <w:proofErr w:type="spellStart"/>
      <w:r w:rsidRPr="00731958">
        <w:rPr>
          <w:highlight w:val="yellow"/>
        </w:rPr>
        <w:t>redis</w:t>
      </w:r>
      <w:proofErr w:type="spellEnd"/>
      <w:r w:rsidRPr="00731958">
        <w:rPr>
          <w:highlight w:val="yellow"/>
        </w:rPr>
        <w:t>记录该序列号表示以该序列号的请求执行过了，如果相同的序列号再次来执行说明是重复执行。</w:t>
      </w:r>
    </w:p>
    <w:p w14:paraId="68E1CBC1" w14:textId="39529E81" w:rsidR="00EE41F5" w:rsidRDefault="00EE41F5" w:rsidP="00CD2E03">
      <w:pPr>
        <w:rPr>
          <w:rFonts w:hint="eastAsia"/>
        </w:rPr>
      </w:pPr>
    </w:p>
    <w:p w14:paraId="31978A37" w14:textId="77777777" w:rsidR="00EE41F5" w:rsidRDefault="00EE41F5" w:rsidP="00CD2E03">
      <w:pPr>
        <w:rPr>
          <w:rFonts w:hint="eastAsia"/>
        </w:rPr>
      </w:pPr>
    </w:p>
    <w:p w14:paraId="0583DFCD" w14:textId="1ECE2231" w:rsidR="00124DCF" w:rsidRPr="00EE41F5" w:rsidRDefault="00CD2E03" w:rsidP="00CD2E03">
      <w:pPr>
        <w:rPr>
          <w:rFonts w:hint="eastAsia"/>
          <w:color w:val="FF0000"/>
        </w:rPr>
      </w:pPr>
      <w:r w:rsidRPr="00EE41F5">
        <w:rPr>
          <w:rFonts w:hint="eastAsia"/>
          <w:color w:val="FF0000"/>
        </w:rPr>
        <w:t>这里我们在数据库视频处理表中添加处理状态字段，视频处理完成更新状态为完成，执行视频处理</w:t>
      </w:r>
      <w:proofErr w:type="gramStart"/>
      <w:r w:rsidRPr="00EE41F5">
        <w:rPr>
          <w:rFonts w:hint="eastAsia"/>
          <w:color w:val="FF0000"/>
        </w:rPr>
        <w:t>前判断</w:t>
      </w:r>
      <w:proofErr w:type="gramEnd"/>
      <w:r w:rsidRPr="00EE41F5">
        <w:rPr>
          <w:rFonts w:hint="eastAsia"/>
          <w:color w:val="FF0000"/>
        </w:rPr>
        <w:t>状态是否完成，如果完成则不再处理。</w:t>
      </w:r>
    </w:p>
    <w:p w14:paraId="7D0631F2" w14:textId="71B710AA" w:rsidR="00124DCF" w:rsidRDefault="00124DCF" w:rsidP="00F17AB8">
      <w:pPr>
        <w:rPr>
          <w:rFonts w:hint="eastAsia"/>
        </w:rPr>
      </w:pPr>
    </w:p>
    <w:p w14:paraId="17073E6D" w14:textId="0BF28809" w:rsidR="00124DCF" w:rsidRDefault="00124DCF" w:rsidP="00F17AB8">
      <w:pPr>
        <w:rPr>
          <w:rFonts w:hint="eastAsia"/>
        </w:rPr>
      </w:pPr>
    </w:p>
    <w:p w14:paraId="63CA206B" w14:textId="77777777" w:rsidR="00B85FD8" w:rsidRDefault="00B85FD8" w:rsidP="00B85FD8">
      <w:pPr>
        <w:pStyle w:val="1"/>
        <w:rPr>
          <w:rFonts w:hint="eastAsia"/>
        </w:rPr>
      </w:pPr>
      <w:r>
        <w:rPr>
          <w:rFonts w:hint="eastAsia"/>
        </w:rPr>
        <w:t>项目中的限流方案有哪些？</w:t>
      </w:r>
    </w:p>
    <w:p w14:paraId="2C546BFD" w14:textId="66D4F0A4" w:rsidR="00124DCF" w:rsidRDefault="00F3564D" w:rsidP="00F17AB8">
      <w:pPr>
        <w:rPr>
          <w:rFonts w:hint="eastAsia"/>
        </w:rPr>
      </w:pPr>
      <w:r>
        <w:t>S</w:t>
      </w:r>
      <w:r>
        <w:rPr>
          <w:rFonts w:hint="eastAsia"/>
        </w:rPr>
        <w:t>entinel限</w:t>
      </w:r>
      <w:proofErr w:type="gramStart"/>
      <w:r>
        <w:rPr>
          <w:rFonts w:hint="eastAsia"/>
        </w:rPr>
        <w:t>流</w:t>
      </w:r>
      <w:r w:rsidR="004F3CC6">
        <w:rPr>
          <w:rFonts w:hint="eastAsia"/>
        </w:rPr>
        <w:t>热点</w:t>
      </w:r>
      <w:proofErr w:type="gramEnd"/>
      <w:r w:rsidR="004F3CC6">
        <w:rPr>
          <w:rFonts w:hint="eastAsia"/>
        </w:rPr>
        <w:t>参数</w:t>
      </w:r>
    </w:p>
    <w:p w14:paraId="1220B8D9" w14:textId="0C600B37" w:rsidR="00241146" w:rsidRDefault="00241146" w:rsidP="00F17AB8">
      <w:pPr>
        <w:rPr>
          <w:rFonts w:hint="eastAsia"/>
        </w:rPr>
      </w:pPr>
    </w:p>
    <w:p w14:paraId="5B9B012A" w14:textId="64888D56" w:rsidR="00241146" w:rsidRDefault="00241146" w:rsidP="00F17AB8">
      <w:pPr>
        <w:rPr>
          <w:rFonts w:hint="eastAsia"/>
        </w:rPr>
      </w:pPr>
    </w:p>
    <w:p w14:paraId="3A3CE90D" w14:textId="77777777" w:rsidR="00241146" w:rsidRDefault="00241146" w:rsidP="00241146">
      <w:pPr>
        <w:pStyle w:val="1"/>
        <w:rPr>
          <w:rFonts w:hint="eastAsia"/>
        </w:rPr>
      </w:pPr>
      <w:r>
        <w:rPr>
          <w:rFonts w:hint="eastAsia"/>
        </w:rPr>
        <w:lastRenderedPageBreak/>
        <w:t>降级：</w:t>
      </w:r>
    </w:p>
    <w:p w14:paraId="65A2F75A" w14:textId="1EBC7F8A" w:rsidR="00241146" w:rsidRDefault="00241146" w:rsidP="00241146">
      <w:pPr>
        <w:rPr>
          <w:rFonts w:hint="eastAsia"/>
        </w:rPr>
      </w:pPr>
      <w:r>
        <w:rPr>
          <w:rFonts w:hint="eastAsia"/>
        </w:rPr>
        <w:t>当下游服务异常触发熔断后，上游服务就不再去调用异常的</w:t>
      </w:r>
      <w:proofErr w:type="gramStart"/>
      <w:r>
        <w:rPr>
          <w:rFonts w:hint="eastAsia"/>
        </w:rPr>
        <w:t>微服务</w:t>
      </w:r>
      <w:proofErr w:type="gramEnd"/>
      <w:r>
        <w:rPr>
          <w:rFonts w:hint="eastAsia"/>
        </w:rPr>
        <w:t>而是执行了降级处理逻辑，这个降级处理逻辑可以是本地一个单独的方法。</w:t>
      </w:r>
    </w:p>
    <w:p w14:paraId="4075940B" w14:textId="79BD4BB3" w:rsidR="00241146" w:rsidRDefault="00241146" w:rsidP="00241146">
      <w:pPr>
        <w:rPr>
          <w:rFonts w:hint="eastAsia"/>
        </w:rPr>
      </w:pPr>
    </w:p>
    <w:p w14:paraId="6E0E0CD5" w14:textId="5E1C981A" w:rsidR="00241146" w:rsidRDefault="00241146" w:rsidP="00241146">
      <w:pPr>
        <w:rPr>
          <w:rFonts w:hint="eastAsia"/>
        </w:rPr>
      </w:pPr>
      <w:r>
        <w:rPr>
          <w:rFonts w:hint="eastAsia"/>
        </w:rPr>
        <w:t>远程调用视频（媒资）服务出现熔断，触发降级，设置</w:t>
      </w:r>
      <w:proofErr w:type="spellStart"/>
      <w:r>
        <w:rPr>
          <w:rFonts w:hint="eastAsia"/>
        </w:rPr>
        <w:t>fallbackFactory</w:t>
      </w:r>
      <w:proofErr w:type="spellEnd"/>
      <w:r>
        <w:rPr>
          <w:rFonts w:hint="eastAsia"/>
        </w:rPr>
        <w:t>，编写降级逻辑</w:t>
      </w:r>
      <w:r w:rsidR="00AC1E05">
        <w:rPr>
          <w:rFonts w:hint="eastAsia"/>
        </w:rPr>
        <w:t>：提示异常信息</w:t>
      </w:r>
      <w:r>
        <w:rPr>
          <w:rFonts w:hint="eastAsia"/>
        </w:rPr>
        <w:t>。</w:t>
      </w:r>
    </w:p>
    <w:p w14:paraId="47CD4C81" w14:textId="77777777" w:rsidR="00241146" w:rsidRDefault="00241146" w:rsidP="00F17AB8">
      <w:pPr>
        <w:rPr>
          <w:rFonts w:hint="eastAsia"/>
        </w:rPr>
      </w:pPr>
    </w:p>
    <w:p w14:paraId="602457FF" w14:textId="28207605" w:rsidR="001D7F0A" w:rsidRDefault="00241146" w:rsidP="00F17AB8">
      <w:pPr>
        <w:rPr>
          <w:rFonts w:hint="eastAsia"/>
        </w:rPr>
      </w:pPr>
      <w:r w:rsidRPr="00241146">
        <w:rPr>
          <w:noProof/>
        </w:rPr>
        <w:drawing>
          <wp:inline distT="0" distB="0" distL="0" distR="0" wp14:anchorId="563627D2" wp14:editId="5A8C3B18">
            <wp:extent cx="5997575" cy="1282493"/>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735" cy="1287232"/>
                    </a:xfrm>
                    <a:prstGeom prst="rect">
                      <a:avLst/>
                    </a:prstGeom>
                  </pic:spPr>
                </pic:pic>
              </a:graphicData>
            </a:graphic>
          </wp:inline>
        </w:drawing>
      </w:r>
    </w:p>
    <w:p w14:paraId="005C64ED" w14:textId="73989A08" w:rsidR="00241146" w:rsidRDefault="00241146" w:rsidP="00F17AB8">
      <w:pPr>
        <w:rPr>
          <w:rFonts w:hint="eastAsia"/>
        </w:rPr>
      </w:pPr>
    </w:p>
    <w:p w14:paraId="405A1F1E" w14:textId="4663DD92" w:rsidR="00241146" w:rsidRDefault="00241146" w:rsidP="00F17AB8">
      <w:pPr>
        <w:rPr>
          <w:rFonts w:hint="eastAsia"/>
        </w:rPr>
      </w:pPr>
      <w:r w:rsidRPr="00241146">
        <w:rPr>
          <w:noProof/>
        </w:rPr>
        <w:drawing>
          <wp:inline distT="0" distB="0" distL="0" distR="0" wp14:anchorId="281F6E96" wp14:editId="187FFC52">
            <wp:extent cx="5997641" cy="2850398"/>
            <wp:effectExtent l="0" t="0" r="3175" b="762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8"/>
                    <a:stretch>
                      <a:fillRect/>
                    </a:stretch>
                  </pic:blipFill>
                  <pic:spPr>
                    <a:xfrm>
                      <a:off x="0" y="0"/>
                      <a:ext cx="6004780" cy="2853791"/>
                    </a:xfrm>
                    <a:prstGeom prst="rect">
                      <a:avLst/>
                    </a:prstGeom>
                  </pic:spPr>
                </pic:pic>
              </a:graphicData>
            </a:graphic>
          </wp:inline>
        </w:drawing>
      </w:r>
    </w:p>
    <w:p w14:paraId="0037FA71" w14:textId="505B23BD" w:rsidR="00AC1E05" w:rsidRDefault="0030144F" w:rsidP="00F17AB8">
      <w:pPr>
        <w:rPr>
          <w:rFonts w:hint="eastAsia"/>
        </w:rPr>
      </w:pPr>
      <w:r>
        <w:rPr>
          <w:rFonts w:hint="eastAsia"/>
        </w:rPr>
        <w:t>返回一个null</w:t>
      </w:r>
    </w:p>
    <w:p w14:paraId="0AFA5717" w14:textId="77777777" w:rsidR="00AC1E05" w:rsidRDefault="00AC1E05" w:rsidP="00AC1E05">
      <w:pPr>
        <w:pStyle w:val="1"/>
        <w:rPr>
          <w:rFonts w:hint="eastAsia"/>
        </w:rPr>
      </w:pPr>
      <w:r>
        <w:rPr>
          <w:rFonts w:hint="eastAsia"/>
        </w:rPr>
        <w:t>说说对分布式事务的理解</w:t>
      </w:r>
    </w:p>
    <w:p w14:paraId="40EBBCEF" w14:textId="35999EDD" w:rsidR="00AC1E05" w:rsidRDefault="002A5B21" w:rsidP="00AC1E05">
      <w:pPr>
        <w:pStyle w:val="2"/>
        <w:rPr>
          <w:rFonts w:hint="eastAsia"/>
        </w:rPr>
      </w:pPr>
      <w:r>
        <w:rPr>
          <w:rFonts w:hint="eastAsia"/>
        </w:rPr>
        <w:t>;</w:t>
      </w:r>
      <w:r w:rsidR="00AC1E05">
        <w:rPr>
          <w:rFonts w:hint="eastAsia"/>
        </w:rPr>
        <w:t>什么是分布式事务？</w:t>
      </w:r>
    </w:p>
    <w:p w14:paraId="2EBC03C7" w14:textId="77777777" w:rsidR="00AC1E05" w:rsidRDefault="00AC1E05" w:rsidP="00AC1E05">
      <w:pPr>
        <w:rPr>
          <w:rFonts w:hint="eastAsia"/>
        </w:rPr>
      </w:pPr>
      <w:r>
        <w:rPr>
          <w:rFonts w:hint="eastAsia"/>
        </w:rPr>
        <w:t>由多个服务通过网络完成一个事务叫分布式事务。</w:t>
      </w:r>
    </w:p>
    <w:p w14:paraId="7DE9B2CB" w14:textId="73AF2BDD" w:rsidR="00AC1E05" w:rsidRDefault="00AC1E05" w:rsidP="00AC1E05">
      <w:pPr>
        <w:rPr>
          <w:rFonts w:hint="eastAsia"/>
        </w:rPr>
      </w:pPr>
      <w:r>
        <w:rPr>
          <w:rFonts w:hint="eastAsia"/>
        </w:rPr>
        <w:t>比如：课程发布操作不仅要在本地数据库插入课程信息，而且还要请求索引服务将课程信息添加到索引库，还要请求</w:t>
      </w:r>
      <w:r>
        <w:t>MinIO将课程静态化并上传静态页面，这里就存在分布式事务。</w:t>
      </w:r>
    </w:p>
    <w:p w14:paraId="2232B180" w14:textId="77777777" w:rsidR="00AC1E05" w:rsidRDefault="00AC1E05" w:rsidP="00AC1E05">
      <w:pPr>
        <w:rPr>
          <w:rFonts w:hint="eastAsia"/>
        </w:rPr>
      </w:pPr>
    </w:p>
    <w:p w14:paraId="097D1D38" w14:textId="77777777" w:rsidR="00AC1E05" w:rsidRDefault="00AC1E05" w:rsidP="00AC1E05">
      <w:pPr>
        <w:pStyle w:val="2"/>
        <w:rPr>
          <w:rFonts w:hint="eastAsia"/>
        </w:rPr>
      </w:pPr>
      <w:r>
        <w:rPr>
          <w:rFonts w:hint="eastAsia"/>
        </w:rPr>
        <w:t>分布式事务控制的方案有哪些？</w:t>
      </w:r>
    </w:p>
    <w:p w14:paraId="1FD6B068" w14:textId="77777777" w:rsidR="00AC1E05" w:rsidRDefault="00AC1E05" w:rsidP="00AC1E05">
      <w:pPr>
        <w:rPr>
          <w:rFonts w:hint="eastAsia"/>
        </w:rPr>
      </w:pPr>
      <w:r>
        <w:rPr>
          <w:rFonts w:hint="eastAsia"/>
        </w:rPr>
        <w:t>首先根据</w:t>
      </w:r>
      <w:r>
        <w:t>CAP原理决定我们的需求，是要实现CP、还是要实现AP。</w:t>
      </w:r>
    </w:p>
    <w:p w14:paraId="0A3A4F11" w14:textId="77777777" w:rsidR="00AC1E05" w:rsidRDefault="00AC1E05" w:rsidP="00AC1E05">
      <w:pPr>
        <w:rPr>
          <w:rFonts w:hint="eastAsia"/>
        </w:rPr>
      </w:pPr>
      <w:r>
        <w:rPr>
          <w:rFonts w:hint="eastAsia"/>
        </w:rPr>
        <w:t>实现</w:t>
      </w:r>
      <w:r>
        <w:t>CP就是要实现强一致性，可以使用</w:t>
      </w:r>
      <w:proofErr w:type="spellStart"/>
      <w:r>
        <w:t>Seata</w:t>
      </w:r>
      <w:proofErr w:type="spellEnd"/>
      <w:r>
        <w:t>框架基于AT、TCC模式去实现。</w:t>
      </w:r>
    </w:p>
    <w:p w14:paraId="79F7E503" w14:textId="77777777" w:rsidR="00AC1E05" w:rsidRDefault="00AC1E05" w:rsidP="00AC1E05">
      <w:pPr>
        <w:rPr>
          <w:rFonts w:hint="eastAsia"/>
        </w:rPr>
      </w:pPr>
      <w:r>
        <w:rPr>
          <w:rFonts w:hint="eastAsia"/>
        </w:rPr>
        <w:lastRenderedPageBreak/>
        <w:t>我们项目中大部分实现的是</w:t>
      </w:r>
      <w:r>
        <w:t>AP，使用</w:t>
      </w:r>
      <w:r w:rsidRPr="00E60D0C">
        <w:rPr>
          <w:highlight w:val="yellow"/>
        </w:rPr>
        <w:t>本地消息表加任务调度</w:t>
      </w:r>
      <w:r>
        <w:t>完成分布式事务最终数据一致性。</w:t>
      </w:r>
    </w:p>
    <w:p w14:paraId="361999E1" w14:textId="77777777" w:rsidR="00AC1E05" w:rsidRDefault="00AC1E05" w:rsidP="00AC1E05">
      <w:pPr>
        <w:pStyle w:val="2"/>
        <w:rPr>
          <w:rFonts w:hint="eastAsia"/>
        </w:rPr>
      </w:pPr>
      <w:r>
        <w:rPr>
          <w:rFonts w:hint="eastAsia"/>
        </w:rPr>
        <w:t>如何使用本地消息表加任务调度完成分布式事务控制？</w:t>
      </w:r>
    </w:p>
    <w:p w14:paraId="0F3114E6" w14:textId="77777777" w:rsidR="00AC1E05" w:rsidRDefault="00AC1E05" w:rsidP="00AC1E05">
      <w:pPr>
        <w:rPr>
          <w:rFonts w:hint="eastAsia"/>
        </w:rPr>
      </w:pPr>
      <w:r>
        <w:rPr>
          <w:rFonts w:hint="eastAsia"/>
        </w:rPr>
        <w:t>以发布课程为例进行说明，发布课程需要在内容管理数据库中写课程发布表记录，同时将课程信息同步到</w:t>
      </w:r>
      <w:proofErr w:type="spellStart"/>
      <w:r>
        <w:t>redis</w:t>
      </w:r>
      <w:proofErr w:type="spellEnd"/>
      <w:r>
        <w:t>、ES、MinIO，这里存在分布式事务。</w:t>
      </w:r>
    </w:p>
    <w:p w14:paraId="68FB6BF5" w14:textId="77777777" w:rsidR="00AC1E05" w:rsidRDefault="00AC1E05" w:rsidP="00AC1E05">
      <w:pPr>
        <w:rPr>
          <w:rFonts w:hint="eastAsia"/>
        </w:rPr>
      </w:pPr>
      <w:r>
        <w:t>1）点击发布课程使用本地事务向</w:t>
      </w:r>
      <w:proofErr w:type="gramStart"/>
      <w:r>
        <w:t>发布表写一个</w:t>
      </w:r>
      <w:proofErr w:type="gramEnd"/>
      <w:r>
        <w:t>课程信息，同时</w:t>
      </w:r>
      <w:proofErr w:type="gramStart"/>
      <w:r>
        <w:t>向消息表写</w:t>
      </w:r>
      <w:proofErr w:type="gramEnd"/>
      <w:r>
        <w:t>一个消息记录（标记了发布了哪门课程）</w:t>
      </w:r>
    </w:p>
    <w:p w14:paraId="10697CE2" w14:textId="77777777" w:rsidR="00AC1E05" w:rsidRDefault="00AC1E05" w:rsidP="00AC1E05">
      <w:pPr>
        <w:rPr>
          <w:rFonts w:hint="eastAsia"/>
        </w:rPr>
      </w:pPr>
      <w:r>
        <w:t>2）</w:t>
      </w:r>
      <w:proofErr w:type="spellStart"/>
      <w:r>
        <w:t>xxl</w:t>
      </w:r>
      <w:proofErr w:type="spellEnd"/>
      <w:r>
        <w:t>-job的调度中心使用分片广播模式向执行器下发任务，开始扫描消息表，查询到了待处理的消息。</w:t>
      </w:r>
    </w:p>
    <w:p w14:paraId="39E8ACA3" w14:textId="77777777" w:rsidR="00AC1E05" w:rsidRDefault="00AC1E05" w:rsidP="00AC1E05">
      <w:pPr>
        <w:rPr>
          <w:rFonts w:hint="eastAsia"/>
        </w:rPr>
      </w:pPr>
      <w:r>
        <w:t>3）根据消息的内容将课程信息同步到</w:t>
      </w:r>
      <w:proofErr w:type="spellStart"/>
      <w:r>
        <w:t>redis</w:t>
      </w:r>
      <w:proofErr w:type="spellEnd"/>
      <w:r>
        <w:t>、ES、MinIO</w:t>
      </w:r>
    </w:p>
    <w:p w14:paraId="2E45BE40" w14:textId="3743707C" w:rsidR="009773F8" w:rsidRDefault="00AC1E05" w:rsidP="00F17AB8">
      <w:pPr>
        <w:rPr>
          <w:rFonts w:hint="eastAsia"/>
        </w:rPr>
      </w:pPr>
      <w:r>
        <w:t>4) 任务完成删除消息表记录。整个分布式事务完成，最终保证了一致性。</w:t>
      </w:r>
    </w:p>
    <w:p w14:paraId="58FA5690" w14:textId="5CFA1274" w:rsidR="009773F8" w:rsidRDefault="009773F8" w:rsidP="009773F8">
      <w:pPr>
        <w:pStyle w:val="1"/>
        <w:rPr>
          <w:rFonts w:hint="eastAsia"/>
        </w:rPr>
      </w:pPr>
      <w:r>
        <w:rPr>
          <w:rFonts w:hint="eastAsia"/>
        </w:rPr>
        <w:t>本项目网关的作用</w:t>
      </w:r>
    </w:p>
    <w:p w14:paraId="06C4C09D" w14:textId="49C4E26A" w:rsidR="009773F8" w:rsidRDefault="009773F8" w:rsidP="009773F8">
      <w:pPr>
        <w:pStyle w:val="a7"/>
        <w:numPr>
          <w:ilvl w:val="0"/>
          <w:numId w:val="1"/>
        </w:numPr>
        <w:ind w:firstLineChars="0"/>
        <w:rPr>
          <w:rFonts w:hint="eastAsia"/>
        </w:rPr>
      </w:pPr>
      <w:r>
        <w:rPr>
          <w:rFonts w:hint="eastAsia"/>
        </w:rPr>
        <w:t>路由转发</w:t>
      </w:r>
    </w:p>
    <w:p w14:paraId="212EE8A2" w14:textId="77777777" w:rsidR="009773F8" w:rsidRDefault="009773F8" w:rsidP="009773F8">
      <w:pPr>
        <w:rPr>
          <w:rFonts w:hint="eastAsia"/>
        </w:rPr>
      </w:pPr>
    </w:p>
    <w:p w14:paraId="28F652D8" w14:textId="211BCF9E" w:rsidR="009773F8" w:rsidRDefault="009773F8" w:rsidP="009773F8">
      <w:pPr>
        <w:pStyle w:val="a7"/>
        <w:numPr>
          <w:ilvl w:val="0"/>
          <w:numId w:val="1"/>
        </w:numPr>
        <w:ind w:firstLineChars="0"/>
        <w:rPr>
          <w:rFonts w:hint="eastAsia"/>
        </w:rPr>
      </w:pPr>
      <w:r>
        <w:rPr>
          <w:rFonts w:hint="eastAsia"/>
        </w:rPr>
        <w:t>认证：校验令牌的合法性</w:t>
      </w:r>
      <w:r w:rsidR="00606DB2">
        <w:rPr>
          <w:rFonts w:hint="eastAsia"/>
        </w:rPr>
        <w:t>（是否</w:t>
      </w:r>
      <w:ins w:id="0" w:author="yt18352863625@126.com" w:date="2023-08-22T22:48:00Z">
        <w:r w:rsidR="00606DB2">
          <w:rPr>
            <w:rFonts w:hint="eastAsia"/>
            <w:u w:val="words"/>
          </w:rPr>
          <w:t>过期</w:t>
        </w:r>
      </w:ins>
      <w:r w:rsidR="00606DB2">
        <w:rPr>
          <w:rFonts w:hint="eastAsia"/>
        </w:rPr>
        <w:t>）</w:t>
      </w:r>
    </w:p>
    <w:p w14:paraId="202FFB51" w14:textId="54A12182" w:rsidR="009773F8" w:rsidRDefault="009773F8" w:rsidP="009773F8">
      <w:pPr>
        <w:rPr>
          <w:rFonts w:hint="eastAsia"/>
        </w:rPr>
      </w:pPr>
      <w:r w:rsidRPr="009773F8">
        <w:rPr>
          <w:rFonts w:hint="eastAsia"/>
        </w:rPr>
        <w:t>除了白名单剩下的就是需要认证的请求，网关需要验证</w:t>
      </w:r>
      <w:proofErr w:type="spellStart"/>
      <w:r w:rsidRPr="009773F8">
        <w:t>jwt</w:t>
      </w:r>
      <w:proofErr w:type="spellEnd"/>
      <w:r w:rsidRPr="009773F8">
        <w:t>的合法性，</w:t>
      </w:r>
      <w:proofErr w:type="spellStart"/>
      <w:r w:rsidRPr="009773F8">
        <w:t>jwt</w:t>
      </w:r>
      <w:proofErr w:type="spellEnd"/>
      <w:r w:rsidRPr="009773F8">
        <w:t>合法则说明用户身份合法，否则说明身份不合法则拒绝继续访问。</w:t>
      </w:r>
    </w:p>
    <w:p w14:paraId="448F5536" w14:textId="52F28C5B" w:rsidR="009773F8" w:rsidRDefault="009773F8" w:rsidP="009773F8">
      <w:pPr>
        <w:rPr>
          <w:rFonts w:hint="eastAsia"/>
        </w:rPr>
      </w:pPr>
    </w:p>
    <w:p w14:paraId="283E24C3" w14:textId="0CD4EBAF" w:rsidR="009773F8" w:rsidRDefault="009773F8" w:rsidP="009773F8">
      <w:pPr>
        <w:pStyle w:val="a7"/>
        <w:numPr>
          <w:ilvl w:val="0"/>
          <w:numId w:val="1"/>
        </w:numPr>
        <w:ind w:firstLineChars="0"/>
        <w:rPr>
          <w:rFonts w:hint="eastAsia"/>
        </w:rPr>
      </w:pPr>
      <w:r>
        <w:rPr>
          <w:rFonts w:hint="eastAsia"/>
        </w:rPr>
        <w:t>维护（</w:t>
      </w:r>
      <w:proofErr w:type="spellStart"/>
      <w:r>
        <w:rPr>
          <w:rFonts w:hint="eastAsia"/>
        </w:rPr>
        <w:t>u</w:t>
      </w:r>
      <w:r>
        <w:t>rl</w:t>
      </w:r>
      <w:proofErr w:type="spellEnd"/>
      <w:r>
        <w:t>）</w:t>
      </w:r>
      <w:r>
        <w:rPr>
          <w:rFonts w:hint="eastAsia"/>
        </w:rPr>
        <w:t>白名单</w:t>
      </w:r>
    </w:p>
    <w:p w14:paraId="5F62496D" w14:textId="7567B536" w:rsidR="009773F8" w:rsidRDefault="009773F8" w:rsidP="009773F8">
      <w:pPr>
        <w:pStyle w:val="a7"/>
        <w:ind w:left="360" w:firstLineChars="0" w:firstLine="0"/>
        <w:rPr>
          <w:rFonts w:hint="eastAsia"/>
        </w:rPr>
      </w:pPr>
      <w:r>
        <w:rPr>
          <w:rFonts w:hint="eastAsia"/>
        </w:rPr>
        <w:t>通过网关时，</w:t>
      </w:r>
      <w:proofErr w:type="spellStart"/>
      <w:r>
        <w:rPr>
          <w:rFonts w:hint="eastAsia"/>
        </w:rPr>
        <w:t>url</w:t>
      </w:r>
      <w:proofErr w:type="spellEnd"/>
      <w:r>
        <w:rPr>
          <w:rFonts w:hint="eastAsia"/>
        </w:rPr>
        <w:t>只要在白名单内，则无需认证就能访问，直接放行，不再校验令牌</w:t>
      </w:r>
    </w:p>
    <w:p w14:paraId="6E0D8225" w14:textId="3D686F39" w:rsidR="009773F8" w:rsidRDefault="0085691B" w:rsidP="00F17AB8">
      <w:pPr>
        <w:rPr>
          <w:rFonts w:hint="eastAsia"/>
        </w:rPr>
      </w:pPr>
      <w:r w:rsidRPr="0085691B">
        <w:rPr>
          <w:noProof/>
        </w:rPr>
        <w:drawing>
          <wp:inline distT="0" distB="0" distL="0" distR="0" wp14:anchorId="6A7FB871" wp14:editId="49069F2D">
            <wp:extent cx="4106480" cy="444868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9791" cy="4463107"/>
                    </a:xfrm>
                    <a:prstGeom prst="rect">
                      <a:avLst/>
                    </a:prstGeom>
                  </pic:spPr>
                </pic:pic>
              </a:graphicData>
            </a:graphic>
          </wp:inline>
        </w:drawing>
      </w:r>
    </w:p>
    <w:p w14:paraId="7F5E0AF1" w14:textId="55D6B111" w:rsidR="009773F8" w:rsidRDefault="009773F8" w:rsidP="00F17AB8">
      <w:pPr>
        <w:rPr>
          <w:rFonts w:hint="eastAsia"/>
        </w:rPr>
      </w:pPr>
    </w:p>
    <w:p w14:paraId="74A5C0BB" w14:textId="77777777" w:rsidR="009773F8" w:rsidRDefault="009773F8" w:rsidP="009773F8">
      <w:pPr>
        <w:rPr>
          <w:rFonts w:hint="eastAsia"/>
        </w:rPr>
      </w:pPr>
      <w:r>
        <w:rPr>
          <w:rFonts w:hint="eastAsia"/>
        </w:rPr>
        <w:t>网关负责授权吗？</w:t>
      </w:r>
    </w:p>
    <w:p w14:paraId="2853BA36" w14:textId="42D294B5" w:rsidR="009773F8" w:rsidRDefault="009773F8" w:rsidP="009773F8">
      <w:pPr>
        <w:rPr>
          <w:rFonts w:hint="eastAsia"/>
        </w:rPr>
      </w:pPr>
      <w:r>
        <w:rPr>
          <w:rFonts w:hint="eastAsia"/>
        </w:rPr>
        <w:t>网关不负责授权，对请求的授权操作在</w:t>
      </w:r>
      <w:proofErr w:type="gramStart"/>
      <w:r>
        <w:rPr>
          <w:rFonts w:hint="eastAsia"/>
        </w:rPr>
        <w:t>各个微服务</w:t>
      </w:r>
      <w:proofErr w:type="gramEnd"/>
      <w:r>
        <w:rPr>
          <w:rFonts w:hint="eastAsia"/>
        </w:rPr>
        <w:t>进行，因为</w:t>
      </w:r>
      <w:proofErr w:type="gramStart"/>
      <w:r>
        <w:rPr>
          <w:rFonts w:hint="eastAsia"/>
        </w:rPr>
        <w:t>微服务</w:t>
      </w:r>
      <w:proofErr w:type="gramEnd"/>
      <w:r>
        <w:rPr>
          <w:rFonts w:hint="eastAsia"/>
        </w:rPr>
        <w:t>最清楚用户有哪些权限访问哪些接口。</w:t>
      </w:r>
    </w:p>
    <w:p w14:paraId="239FB008" w14:textId="2437E1F1" w:rsidR="009773F8" w:rsidRDefault="00CD42EA" w:rsidP="009773F8">
      <w:pPr>
        <w:rPr>
          <w:rFonts w:hint="eastAsia"/>
        </w:rPr>
      </w:pPr>
      <w:r>
        <w:rPr>
          <w:noProof/>
        </w:rPr>
        <w:lastRenderedPageBreak/>
        <w:drawing>
          <wp:inline distT="0" distB="0" distL="0" distR="0" wp14:anchorId="0EE3A1D0" wp14:editId="7A3C89FD">
            <wp:extent cx="5400675" cy="3457575"/>
            <wp:effectExtent l="0" t="0" r="0" b="0"/>
            <wp:docPr id="30" name="Drawing 29" descr="图示&#10;&#10;描述已自动生成"/>
            <wp:cNvGraphicFramePr/>
            <a:graphic xmlns:a="http://schemas.openxmlformats.org/drawingml/2006/main">
              <a:graphicData uri="http://schemas.openxmlformats.org/drawingml/2006/picture">
                <pic:pic xmlns:pic="http://schemas.openxmlformats.org/drawingml/2006/picture">
                  <pic:nvPicPr>
                    <pic:cNvPr id="30" name="Drawing 29" descr="图示&#10;&#10;描述已自动生成"/>
                    <pic:cNvPicPr>
                      <a:picLocks noChangeAspect="1"/>
                    </pic:cNvPicPr>
                  </pic:nvPicPr>
                  <pic:blipFill>
                    <a:blip r:embed="rId30"/>
                    <a:stretch>
                      <a:fillRect/>
                    </a:stretch>
                  </pic:blipFill>
                  <pic:spPr>
                    <a:xfrm>
                      <a:off x="0" y="0"/>
                      <a:ext cx="5400675" cy="3457575"/>
                    </a:xfrm>
                    <a:prstGeom prst="rect">
                      <a:avLst/>
                    </a:prstGeom>
                  </pic:spPr>
                </pic:pic>
              </a:graphicData>
            </a:graphic>
          </wp:inline>
        </w:drawing>
      </w:r>
    </w:p>
    <w:p w14:paraId="3D38D2A9" w14:textId="7E11C6F5" w:rsidR="00254E03" w:rsidRDefault="00254E03" w:rsidP="00254E03">
      <w:pPr>
        <w:pStyle w:val="1"/>
        <w:rPr>
          <w:rFonts w:hint="eastAsia"/>
        </w:rPr>
      </w:pPr>
      <w:r>
        <w:rPr>
          <w:rFonts w:hint="eastAsia"/>
        </w:rPr>
        <w:t>如何</w:t>
      </w:r>
      <w:r w:rsidR="008E0669">
        <w:rPr>
          <w:rFonts w:hint="eastAsia"/>
        </w:rPr>
        <w:t>认证？</w:t>
      </w:r>
      <w:r>
        <w:rPr>
          <w:rFonts w:hint="eastAsia"/>
        </w:rPr>
        <w:t>使用</w:t>
      </w:r>
      <w:r>
        <w:t>Spring Security</w:t>
      </w:r>
      <w:r w:rsidR="008E0669">
        <w:rPr>
          <w:rFonts w:hint="eastAsia"/>
        </w:rPr>
        <w:t>？</w:t>
      </w:r>
      <w:r w:rsidR="002652EE">
        <w:t xml:space="preserve"> </w:t>
      </w:r>
    </w:p>
    <w:p w14:paraId="31D8C302" w14:textId="63BDFADE" w:rsidR="009773F8" w:rsidRDefault="009773F8" w:rsidP="009773F8">
      <w:pPr>
        <w:rPr>
          <w:rFonts w:hint="eastAsia"/>
        </w:rPr>
      </w:pPr>
    </w:p>
    <w:p w14:paraId="68BB004B" w14:textId="690733A1" w:rsidR="002652EE" w:rsidRDefault="002652EE" w:rsidP="002652EE">
      <w:pPr>
        <w:pStyle w:val="a7"/>
        <w:numPr>
          <w:ilvl w:val="0"/>
          <w:numId w:val="3"/>
        </w:numPr>
        <w:ind w:firstLineChars="0"/>
        <w:rPr>
          <w:rFonts w:hint="eastAsia"/>
        </w:rPr>
      </w:pPr>
      <w:r w:rsidRPr="002652EE">
        <w:rPr>
          <w:rFonts w:hint="eastAsia"/>
        </w:rPr>
        <w:t>连接数据库认证</w:t>
      </w:r>
      <w:r>
        <w:rPr>
          <w:rFonts w:hint="eastAsia"/>
        </w:rPr>
        <w:t xml:space="preserve"> </w:t>
      </w:r>
      <w:r>
        <w:t xml:space="preserve"> </w:t>
      </w:r>
    </w:p>
    <w:p w14:paraId="346922A1" w14:textId="65181A6F" w:rsidR="00254E03" w:rsidRDefault="00254E03" w:rsidP="002652EE">
      <w:pPr>
        <w:rPr>
          <w:rFonts w:hint="eastAsia"/>
        </w:rPr>
      </w:pPr>
      <w:r>
        <w:rPr>
          <w:rFonts w:hint="eastAsia"/>
        </w:rPr>
        <w:t>我们要在认证服务中 连接用户中心数据库查询用户信息。</w:t>
      </w:r>
    </w:p>
    <w:p w14:paraId="73B764E3" w14:textId="77777777" w:rsidR="00254E03" w:rsidRDefault="00254E03" w:rsidP="00254E03">
      <w:pPr>
        <w:rPr>
          <w:rFonts w:hint="eastAsia"/>
        </w:rPr>
      </w:pPr>
    </w:p>
    <w:p w14:paraId="14BA89AD" w14:textId="77777777" w:rsidR="00254E03" w:rsidRDefault="00254E03" w:rsidP="00254E03">
      <w:pPr>
        <w:rPr>
          <w:rFonts w:hint="eastAsia"/>
        </w:rPr>
      </w:pPr>
      <w:r>
        <w:rPr>
          <w:rFonts w:hint="eastAsia"/>
        </w:rPr>
        <w:t>前边学习</w:t>
      </w:r>
      <w:r>
        <w:t>Spring Security工作原理时有一张执行流程图，如下图：</w:t>
      </w:r>
    </w:p>
    <w:p w14:paraId="534077C1" w14:textId="101A3EEE" w:rsidR="00254E03" w:rsidRDefault="00254E03" w:rsidP="00254E03">
      <w:pPr>
        <w:rPr>
          <w:rFonts w:hint="eastAsia"/>
        </w:rPr>
      </w:pPr>
      <w:r>
        <w:t xml:space="preserve"> </w:t>
      </w:r>
      <w:r>
        <w:rPr>
          <w:noProof/>
        </w:rPr>
        <w:drawing>
          <wp:inline distT="0" distB="0" distL="0" distR="0" wp14:anchorId="59ECF0C0" wp14:editId="71DCC9BE">
            <wp:extent cx="5400675" cy="2552700"/>
            <wp:effectExtent l="0" t="0" r="0" b="0"/>
            <wp:docPr id="33" name="Drawing 32" descr="日程表&#10;&#10;描述已自动生成"/>
            <wp:cNvGraphicFramePr/>
            <a:graphic xmlns:a="http://schemas.openxmlformats.org/drawingml/2006/main">
              <a:graphicData uri="http://schemas.openxmlformats.org/drawingml/2006/picture">
                <pic:pic xmlns:pic="http://schemas.openxmlformats.org/drawingml/2006/picture">
                  <pic:nvPicPr>
                    <pic:cNvPr id="33" name="Drawing 32" descr="日程表&#10;&#10;描述已自动生成"/>
                    <pic:cNvPicPr>
                      <a:picLocks noChangeAspect="1"/>
                    </pic:cNvPicPr>
                  </pic:nvPicPr>
                  <pic:blipFill>
                    <a:blip r:embed="rId31"/>
                    <a:stretch>
                      <a:fillRect/>
                    </a:stretch>
                  </pic:blipFill>
                  <pic:spPr>
                    <a:xfrm>
                      <a:off x="0" y="0"/>
                      <a:ext cx="5400675" cy="2552700"/>
                    </a:xfrm>
                    <a:prstGeom prst="rect">
                      <a:avLst/>
                    </a:prstGeom>
                  </pic:spPr>
                </pic:pic>
              </a:graphicData>
            </a:graphic>
          </wp:inline>
        </w:drawing>
      </w:r>
    </w:p>
    <w:p w14:paraId="0A4DFA02" w14:textId="6B3F1302" w:rsidR="009773F8" w:rsidRDefault="00254E03" w:rsidP="00254E03">
      <w:pPr>
        <w:rPr>
          <w:rFonts w:hint="eastAsia"/>
        </w:rPr>
      </w:pPr>
      <w:r>
        <w:rPr>
          <w:rFonts w:hint="eastAsia"/>
        </w:rPr>
        <w:t>用户提交账号和密码由</w:t>
      </w:r>
      <w:proofErr w:type="spellStart"/>
      <w:r>
        <w:t>DaoAuthenticationProvider</w:t>
      </w:r>
      <w:proofErr w:type="spellEnd"/>
      <w:r>
        <w:t>调用</w:t>
      </w:r>
      <w:proofErr w:type="spellStart"/>
      <w:r>
        <w:t>UserDetailsService</w:t>
      </w:r>
      <w:proofErr w:type="spellEnd"/>
      <w:r>
        <w:t>的</w:t>
      </w:r>
      <w:proofErr w:type="spellStart"/>
      <w:r>
        <w:t>loadUserByUsername</w:t>
      </w:r>
      <w:proofErr w:type="spellEnd"/>
      <w:r>
        <w:t>()方法获取</w:t>
      </w:r>
      <w:proofErr w:type="spellStart"/>
      <w:r>
        <w:t>UserDetails</w:t>
      </w:r>
      <w:proofErr w:type="spellEnd"/>
      <w:r>
        <w:t>用户信息。</w:t>
      </w:r>
    </w:p>
    <w:p w14:paraId="27711651" w14:textId="2A928220" w:rsidR="00254E03" w:rsidRDefault="00254E03" w:rsidP="009773F8">
      <w:pPr>
        <w:rPr>
          <w:rFonts w:hint="eastAsia"/>
        </w:rPr>
      </w:pPr>
      <w:r>
        <w:rPr>
          <w:rFonts w:hint="eastAsia"/>
        </w:rPr>
        <w:t>！！需要自定义</w:t>
      </w:r>
      <w:proofErr w:type="spellStart"/>
      <w:r>
        <w:rPr>
          <w:rFonts w:hint="eastAsia"/>
        </w:rPr>
        <w:t>UserDetailServices</w:t>
      </w:r>
      <w:proofErr w:type="spellEnd"/>
      <w:r>
        <w:rPr>
          <w:rFonts w:hint="eastAsia"/>
        </w:rPr>
        <w:t>！！！重写其中的</w:t>
      </w:r>
      <w:proofErr w:type="spellStart"/>
      <w:r>
        <w:t>loadUserByUsername</w:t>
      </w:r>
      <w:proofErr w:type="spellEnd"/>
      <w:r>
        <w:t>()</w:t>
      </w:r>
      <w:r>
        <w:rPr>
          <w:rFonts w:hint="eastAsia"/>
        </w:rPr>
        <w:t>方法定义自己取数据的逻辑！！！</w:t>
      </w:r>
    </w:p>
    <w:p w14:paraId="336AA68C" w14:textId="169C579B" w:rsidR="00254E03" w:rsidRDefault="00254E03" w:rsidP="009773F8">
      <w:pPr>
        <w:rPr>
          <w:rFonts w:hint="eastAsia"/>
        </w:rPr>
      </w:pPr>
      <w:r w:rsidRPr="00254E03">
        <w:rPr>
          <w:noProof/>
        </w:rPr>
        <w:lastRenderedPageBreak/>
        <w:drawing>
          <wp:inline distT="0" distB="0" distL="0" distR="0" wp14:anchorId="06D98EC8" wp14:editId="457BE529">
            <wp:extent cx="5496560" cy="2817079"/>
            <wp:effectExtent l="0" t="0" r="8890" b="2540"/>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32"/>
                    <a:stretch>
                      <a:fillRect/>
                    </a:stretch>
                  </pic:blipFill>
                  <pic:spPr>
                    <a:xfrm>
                      <a:off x="0" y="0"/>
                      <a:ext cx="5505735" cy="2821781"/>
                    </a:xfrm>
                    <a:prstGeom prst="rect">
                      <a:avLst/>
                    </a:prstGeom>
                  </pic:spPr>
                </pic:pic>
              </a:graphicData>
            </a:graphic>
          </wp:inline>
        </w:drawing>
      </w:r>
    </w:p>
    <w:p w14:paraId="05B8E8C9" w14:textId="66944DB5" w:rsidR="00254E03" w:rsidRDefault="00BC582B" w:rsidP="009773F8">
      <w:pPr>
        <w:rPr>
          <w:rFonts w:hint="eastAsia"/>
        </w:rPr>
      </w:pPr>
      <w:r>
        <w:rPr>
          <w:rFonts w:hint="eastAsia"/>
        </w:rPr>
        <w:t>如果查询出用户不存在直接返回异常</w:t>
      </w:r>
    </w:p>
    <w:p w14:paraId="2D393181" w14:textId="79CB4F17" w:rsidR="00BC582B" w:rsidRDefault="00BC582B" w:rsidP="009773F8">
      <w:pPr>
        <w:rPr>
          <w:rFonts w:hint="eastAsia"/>
        </w:rPr>
      </w:pPr>
    </w:p>
    <w:p w14:paraId="0434776C" w14:textId="112012D7" w:rsidR="00BC582B" w:rsidRDefault="000F5510" w:rsidP="009773F8">
      <w:pPr>
        <w:rPr>
          <w:rFonts w:hint="eastAsia"/>
        </w:rPr>
      </w:pPr>
      <w:r>
        <w:rPr>
          <w:rFonts w:hint="eastAsia"/>
        </w:rPr>
        <w:t>返回的</w:t>
      </w:r>
      <w:proofErr w:type="spellStart"/>
      <w:r>
        <w:rPr>
          <w:rFonts w:hint="eastAsia"/>
        </w:rPr>
        <w:t>UserDetails</w:t>
      </w:r>
      <w:proofErr w:type="spellEnd"/>
      <w:r>
        <w:rPr>
          <w:rFonts w:hint="eastAsia"/>
        </w:rPr>
        <w:t>包含拿到用户名，正确的密码，权限。</w:t>
      </w:r>
    </w:p>
    <w:p w14:paraId="58F3CFD6" w14:textId="77777777" w:rsidR="000F5510" w:rsidRDefault="000F5510" w:rsidP="009773F8">
      <w:pPr>
        <w:rPr>
          <w:rFonts w:hint="eastAsia"/>
        </w:rPr>
      </w:pPr>
    </w:p>
    <w:p w14:paraId="70CB8F3A" w14:textId="5EEC036C" w:rsidR="00254E03" w:rsidRDefault="00F16F9A" w:rsidP="002652EE">
      <w:pPr>
        <w:pStyle w:val="a7"/>
        <w:numPr>
          <w:ilvl w:val="0"/>
          <w:numId w:val="3"/>
        </w:numPr>
        <w:ind w:firstLineChars="0"/>
        <w:rPr>
          <w:rFonts w:hint="eastAsia"/>
        </w:rPr>
      </w:pPr>
      <w:r>
        <w:rPr>
          <w:rFonts w:hint="eastAsia"/>
        </w:rPr>
        <w:t>2.扩展普通的用户信息</w:t>
      </w:r>
    </w:p>
    <w:p w14:paraId="1F4C2612" w14:textId="475D403A" w:rsidR="00F16F9A" w:rsidRDefault="00F16F9A" w:rsidP="009773F8">
      <w:pPr>
        <w:rPr>
          <w:rFonts w:hint="eastAsia"/>
        </w:rPr>
      </w:pPr>
    </w:p>
    <w:p w14:paraId="5F75DA0B" w14:textId="3835BCE9" w:rsidR="00F16F9A" w:rsidRDefault="002652EE" w:rsidP="009773F8">
      <w:pPr>
        <w:rPr>
          <w:rFonts w:hint="eastAsia"/>
        </w:rPr>
      </w:pPr>
      <w:r w:rsidRPr="002652EE">
        <w:rPr>
          <w:rFonts w:hint="eastAsia"/>
        </w:rPr>
        <w:t>用户表中存储了用户的账号、手机号、</w:t>
      </w:r>
      <w:r w:rsidRPr="002652EE">
        <w:t>email，昵称、</w:t>
      </w:r>
      <w:proofErr w:type="spellStart"/>
      <w:r w:rsidRPr="002652EE">
        <w:t>qq</w:t>
      </w:r>
      <w:proofErr w:type="spellEnd"/>
      <w:r w:rsidRPr="002652EE">
        <w:t>等信息，</w:t>
      </w:r>
      <w:proofErr w:type="spellStart"/>
      <w:r w:rsidRPr="002652EE">
        <w:t>UserDetails</w:t>
      </w:r>
      <w:proofErr w:type="spellEnd"/>
      <w:r w:rsidRPr="002652EE">
        <w:t>接口只返回了username、密码等信息</w:t>
      </w:r>
      <w:r>
        <w:rPr>
          <w:rFonts w:hint="eastAsia"/>
        </w:rPr>
        <w:t>。</w:t>
      </w:r>
    </w:p>
    <w:p w14:paraId="348570BB" w14:textId="5C2A7620" w:rsidR="00F16F9A" w:rsidRDefault="002652EE" w:rsidP="009773F8">
      <w:pPr>
        <w:rPr>
          <w:rFonts w:hint="eastAsia"/>
        </w:rPr>
      </w:pPr>
      <w:r w:rsidRPr="002652EE">
        <w:rPr>
          <w:rFonts w:hint="eastAsia"/>
        </w:rPr>
        <w:t>我们需要扩展用户身份的信息，在</w:t>
      </w:r>
      <w:proofErr w:type="spellStart"/>
      <w:r w:rsidRPr="002652EE">
        <w:t>jwt</w:t>
      </w:r>
      <w:proofErr w:type="spellEnd"/>
      <w:r w:rsidRPr="002652EE">
        <w:t>令牌中存储用户的昵称、头像、</w:t>
      </w:r>
      <w:proofErr w:type="spellStart"/>
      <w:r w:rsidRPr="002652EE">
        <w:t>qq</w:t>
      </w:r>
      <w:proofErr w:type="spellEnd"/>
      <w:r w:rsidRPr="002652EE">
        <w:t>等信息。</w:t>
      </w:r>
    </w:p>
    <w:p w14:paraId="16274CFE" w14:textId="77777777" w:rsidR="002652EE" w:rsidRDefault="002652EE" w:rsidP="009773F8">
      <w:pPr>
        <w:rPr>
          <w:rFonts w:hint="eastAsia"/>
        </w:rPr>
      </w:pPr>
    </w:p>
    <w:p w14:paraId="2F52350B" w14:textId="66171421" w:rsidR="00254E03" w:rsidRDefault="002652EE" w:rsidP="009773F8">
      <w:pPr>
        <w:rPr>
          <w:rFonts w:hint="eastAsia"/>
        </w:rPr>
      </w:pPr>
      <w:r w:rsidRPr="002652EE">
        <w:rPr>
          <w:rFonts w:hint="eastAsia"/>
        </w:rPr>
        <w:t>在认证阶段</w:t>
      </w:r>
      <w:proofErr w:type="spellStart"/>
      <w:r w:rsidRPr="002652EE">
        <w:t>DaoAuthenticationProvider</w:t>
      </w:r>
      <w:proofErr w:type="spellEnd"/>
      <w:r w:rsidRPr="002652EE">
        <w:t>会调用</w:t>
      </w:r>
      <w:proofErr w:type="spellStart"/>
      <w:r w:rsidRPr="002652EE">
        <w:t>UserDetailService</w:t>
      </w:r>
      <w:proofErr w:type="spellEnd"/>
      <w:r w:rsidRPr="002652EE">
        <w:t>查询用户的信息，这里是可以获取到齐全的用户信息的。由于JWT令牌中用户身份信息来源于</w:t>
      </w:r>
      <w:proofErr w:type="spellStart"/>
      <w:r w:rsidRPr="002652EE">
        <w:t>UserDetails</w:t>
      </w:r>
      <w:proofErr w:type="spellEnd"/>
      <w:r w:rsidRPr="002652EE">
        <w:t>，</w:t>
      </w:r>
      <w:proofErr w:type="spellStart"/>
      <w:r w:rsidRPr="002652EE">
        <w:t>UserDetails</w:t>
      </w:r>
      <w:proofErr w:type="spellEnd"/>
      <w:r w:rsidRPr="002652EE">
        <w:t>中仅定义了username为用户的身份信息，</w:t>
      </w:r>
      <w:r>
        <w:rPr>
          <w:rFonts w:hint="eastAsia"/>
        </w:rPr>
        <w:t>我们</w:t>
      </w:r>
      <w:r w:rsidRPr="002652EE">
        <w:t>可以扩展username的内容 ，比如存入</w:t>
      </w:r>
      <w:proofErr w:type="spellStart"/>
      <w:r w:rsidRPr="002652EE">
        <w:t>json</w:t>
      </w:r>
      <w:proofErr w:type="spellEnd"/>
      <w:r w:rsidRPr="002652EE">
        <w:t>数据内容作为username的内容。</w:t>
      </w:r>
    </w:p>
    <w:p w14:paraId="36A3237E" w14:textId="2B957889" w:rsidR="002652EE" w:rsidRDefault="002652EE" w:rsidP="009773F8">
      <w:pPr>
        <w:rPr>
          <w:rFonts w:hint="eastAsia"/>
        </w:rPr>
      </w:pPr>
    </w:p>
    <w:p w14:paraId="203DD87E" w14:textId="463CDDCC" w:rsidR="002652EE" w:rsidRDefault="002652EE" w:rsidP="009773F8">
      <w:pPr>
        <w:rPr>
          <w:rFonts w:hint="eastAsia"/>
        </w:rPr>
      </w:pPr>
      <w:r>
        <w:rPr>
          <w:rFonts w:hint="eastAsia"/>
        </w:rPr>
        <w:t>然后</w:t>
      </w:r>
      <w:r w:rsidRPr="002652EE">
        <w:rPr>
          <w:rFonts w:hint="eastAsia"/>
        </w:rPr>
        <w:t>在资源服务中就可以取出该</w:t>
      </w:r>
      <w:proofErr w:type="spellStart"/>
      <w:r w:rsidRPr="002652EE">
        <w:t>json</w:t>
      </w:r>
      <w:proofErr w:type="spellEnd"/>
      <w:r w:rsidRPr="002652EE">
        <w:t>格式的内容转为用户对象去使用。</w:t>
      </w:r>
    </w:p>
    <w:p w14:paraId="4996E0AF" w14:textId="3C36821A" w:rsidR="002652EE" w:rsidRDefault="002652EE" w:rsidP="009773F8">
      <w:pPr>
        <w:rPr>
          <w:rFonts w:hint="eastAsia"/>
        </w:rPr>
      </w:pPr>
    </w:p>
    <w:p w14:paraId="1229E1D6" w14:textId="20771AAE" w:rsidR="002652EE" w:rsidRDefault="002652EE" w:rsidP="009773F8">
      <w:pPr>
        <w:rPr>
          <w:rFonts w:hint="eastAsia"/>
        </w:rPr>
      </w:pPr>
    </w:p>
    <w:p w14:paraId="48B1C8A9" w14:textId="6BB4E4FC" w:rsidR="007A25D5" w:rsidRDefault="007A25D5" w:rsidP="007A25D5">
      <w:pPr>
        <w:pStyle w:val="a7"/>
        <w:numPr>
          <w:ilvl w:val="0"/>
          <w:numId w:val="3"/>
        </w:numPr>
        <w:ind w:firstLineChars="0"/>
        <w:rPr>
          <w:rFonts w:hint="eastAsia"/>
        </w:rPr>
      </w:pPr>
      <w:r>
        <w:rPr>
          <w:rFonts w:hint="eastAsia"/>
        </w:rPr>
        <w:t>统一认证的入口</w:t>
      </w:r>
    </w:p>
    <w:p w14:paraId="14475A2F" w14:textId="676BE724" w:rsidR="007A25D5" w:rsidRDefault="007A25D5" w:rsidP="007A25D5">
      <w:pPr>
        <w:pStyle w:val="a7"/>
        <w:ind w:left="440" w:firstLineChars="0" w:firstLine="0"/>
        <w:rPr>
          <w:rFonts w:hint="eastAsia"/>
        </w:rPr>
      </w:pPr>
      <w:r w:rsidRPr="007A25D5">
        <w:rPr>
          <w:rFonts w:hint="eastAsia"/>
        </w:rPr>
        <w:t>重新定义</w:t>
      </w:r>
      <w:proofErr w:type="spellStart"/>
      <w:r w:rsidRPr="007A25D5">
        <w:t>DaoAuthenticationProviderCustom</w:t>
      </w:r>
      <w:proofErr w:type="spellEnd"/>
    </w:p>
    <w:p w14:paraId="47FDD770" w14:textId="15DA6283" w:rsidR="007A25D5" w:rsidRDefault="007A25D5" w:rsidP="007A25D5">
      <w:pPr>
        <w:pStyle w:val="a7"/>
        <w:ind w:left="440" w:firstLineChars="0" w:firstLine="0"/>
        <w:rPr>
          <w:rFonts w:hint="eastAsia"/>
        </w:rPr>
      </w:pPr>
      <w:r>
        <w:rPr>
          <w:rFonts w:hint="eastAsia"/>
        </w:rPr>
        <w:t>继承</w:t>
      </w:r>
      <w:r w:rsidRPr="007A25D5">
        <w:t xml:space="preserve">extends </w:t>
      </w:r>
      <w:proofErr w:type="spellStart"/>
      <w:r w:rsidRPr="007A25D5">
        <w:t>DaoAuthenticationProvider</w:t>
      </w:r>
      <w:proofErr w:type="spellEnd"/>
    </w:p>
    <w:p w14:paraId="1EDCE431" w14:textId="2F60454C" w:rsidR="007A25D5" w:rsidRDefault="007A25D5" w:rsidP="007A25D5">
      <w:pPr>
        <w:ind w:firstLine="420"/>
        <w:rPr>
          <w:rFonts w:hint="eastAsia"/>
        </w:rPr>
      </w:pPr>
      <w:r>
        <w:rPr>
          <w:rFonts w:hint="eastAsia"/>
        </w:rPr>
        <w:t>重写</w:t>
      </w:r>
      <w:proofErr w:type="spellStart"/>
      <w:r w:rsidRPr="007A25D5">
        <w:t>additionalAuthenticationChecks</w:t>
      </w:r>
      <w:proofErr w:type="spellEnd"/>
    </w:p>
    <w:p w14:paraId="57207453" w14:textId="74CE40DC" w:rsidR="007A25D5" w:rsidRDefault="007A25D5" w:rsidP="009773F8">
      <w:pPr>
        <w:rPr>
          <w:rFonts w:hint="eastAsia"/>
        </w:rPr>
      </w:pPr>
      <w:r>
        <w:rPr>
          <w:rFonts w:hint="eastAsia"/>
        </w:rPr>
        <w:t>让其内容为空，即不要校验密码。</w:t>
      </w:r>
    </w:p>
    <w:p w14:paraId="279B36A1" w14:textId="088B77F6" w:rsidR="007A25D5" w:rsidRDefault="007A25D5" w:rsidP="009773F8">
      <w:pPr>
        <w:rPr>
          <w:rFonts w:hint="eastAsia"/>
        </w:rPr>
      </w:pPr>
    </w:p>
    <w:p w14:paraId="6985D80E" w14:textId="4EBE7A0F" w:rsidR="007A25D5" w:rsidRDefault="007A25D5" w:rsidP="009773F8">
      <w:pPr>
        <w:rPr>
          <w:rFonts w:hint="eastAsia"/>
        </w:rPr>
      </w:pPr>
    </w:p>
    <w:p w14:paraId="7C5D7DA4" w14:textId="40E2DF32" w:rsidR="007A25D5" w:rsidRDefault="007A25D5" w:rsidP="009773F8">
      <w:pPr>
        <w:rPr>
          <w:rFonts w:hint="eastAsia"/>
        </w:rPr>
      </w:pPr>
      <w:r>
        <w:rPr>
          <w:rFonts w:hint="eastAsia"/>
        </w:rPr>
        <w:t>因为我们有很多种登陆方式，比如验证码登录，不需要校验密码。就不要走框架给我们的校验逻辑，自己重写一个即可。</w:t>
      </w:r>
    </w:p>
    <w:p w14:paraId="2182167A" w14:textId="15C19235" w:rsidR="007A25D5" w:rsidRDefault="007A25D5" w:rsidP="009773F8">
      <w:pPr>
        <w:rPr>
          <w:rFonts w:hint="eastAsia"/>
        </w:rPr>
      </w:pPr>
    </w:p>
    <w:p w14:paraId="3E12BC11" w14:textId="6FC5B695" w:rsidR="007A25D5" w:rsidRDefault="007A25D5" w:rsidP="009773F8">
      <w:pPr>
        <w:rPr>
          <w:rFonts w:hint="eastAsia"/>
        </w:rPr>
      </w:pPr>
    </w:p>
    <w:p w14:paraId="0EFA6D3D" w14:textId="2C72F6ED" w:rsidR="007A25D5" w:rsidRDefault="007A25D5" w:rsidP="007A25D5">
      <w:pPr>
        <w:pStyle w:val="a7"/>
        <w:numPr>
          <w:ilvl w:val="0"/>
          <w:numId w:val="3"/>
        </w:numPr>
        <w:ind w:firstLineChars="0"/>
        <w:rPr>
          <w:rFonts w:hint="eastAsia"/>
        </w:rPr>
      </w:pPr>
      <w:r>
        <w:rPr>
          <w:rFonts w:hint="eastAsia"/>
        </w:rPr>
        <w:t>统一认证的参数</w:t>
      </w:r>
    </w:p>
    <w:p w14:paraId="2A9AD1EB" w14:textId="0DEA7796" w:rsidR="007A25D5" w:rsidRDefault="007A25D5" w:rsidP="009773F8">
      <w:pPr>
        <w:rPr>
          <w:rFonts w:hint="eastAsia"/>
        </w:rPr>
      </w:pPr>
    </w:p>
    <w:p w14:paraId="76FA7D7F" w14:textId="02AD6056" w:rsidR="0018012C" w:rsidRDefault="0018012C" w:rsidP="009773F8">
      <w:pPr>
        <w:rPr>
          <w:rFonts w:hint="eastAsia"/>
        </w:rPr>
      </w:pPr>
    </w:p>
    <w:p w14:paraId="505565A2" w14:textId="7D5ECBFD" w:rsidR="0018012C" w:rsidRPr="0018012C" w:rsidRDefault="0018012C" w:rsidP="009773F8">
      <w:pPr>
        <w:rPr>
          <w:rFonts w:hint="eastAsia"/>
        </w:rPr>
      </w:pPr>
      <w:r>
        <w:rPr>
          <w:rFonts w:hint="eastAsia"/>
        </w:rPr>
        <w:t>封装</w:t>
      </w:r>
      <w:r w:rsidRPr="0018012C">
        <w:rPr>
          <w:rFonts w:hint="eastAsia"/>
        </w:rPr>
        <w:t>统一认证入口后统一提交的数据</w:t>
      </w:r>
    </w:p>
    <w:p w14:paraId="4C7EF434" w14:textId="2EC97B1D" w:rsidR="007A25D5" w:rsidRDefault="0018012C" w:rsidP="009773F8">
      <w:pPr>
        <w:rPr>
          <w:rFonts w:hint="eastAsia"/>
        </w:rPr>
      </w:pPr>
      <w:r w:rsidRPr="0018012C">
        <w:rPr>
          <w:noProof/>
        </w:rPr>
        <w:lastRenderedPageBreak/>
        <w:drawing>
          <wp:inline distT="0" distB="0" distL="0" distR="0" wp14:anchorId="0284C9ED" wp14:editId="1902725F">
            <wp:extent cx="4721860" cy="1631401"/>
            <wp:effectExtent l="0" t="0" r="2540" b="6985"/>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33"/>
                    <a:stretch>
                      <a:fillRect/>
                    </a:stretch>
                  </pic:blipFill>
                  <pic:spPr>
                    <a:xfrm>
                      <a:off x="0" y="0"/>
                      <a:ext cx="4735097" cy="1635974"/>
                    </a:xfrm>
                    <a:prstGeom prst="rect">
                      <a:avLst/>
                    </a:prstGeom>
                  </pic:spPr>
                </pic:pic>
              </a:graphicData>
            </a:graphic>
          </wp:inline>
        </w:drawing>
      </w:r>
    </w:p>
    <w:p w14:paraId="58397AF3" w14:textId="2AE5B55C" w:rsidR="007A25D5" w:rsidRDefault="007A25D5" w:rsidP="009773F8">
      <w:pPr>
        <w:rPr>
          <w:rFonts w:hint="eastAsia"/>
        </w:rPr>
      </w:pPr>
    </w:p>
    <w:p w14:paraId="496B4D08" w14:textId="3477181B" w:rsidR="0018012C" w:rsidRDefault="0018012C" w:rsidP="009773F8">
      <w:pPr>
        <w:rPr>
          <w:rFonts w:hint="eastAsia"/>
        </w:rPr>
      </w:pPr>
    </w:p>
    <w:p w14:paraId="57E4825F" w14:textId="746A6A0C" w:rsidR="0018012C" w:rsidRDefault="0018012C" w:rsidP="009773F8">
      <w:pPr>
        <w:rPr>
          <w:rFonts w:hint="eastAsia"/>
        </w:rPr>
      </w:pPr>
    </w:p>
    <w:p w14:paraId="31735202" w14:textId="08CC7337" w:rsidR="0018012C" w:rsidRDefault="0018012C" w:rsidP="0018012C">
      <w:pPr>
        <w:pStyle w:val="a7"/>
        <w:numPr>
          <w:ilvl w:val="0"/>
          <w:numId w:val="3"/>
        </w:numPr>
        <w:ind w:firstLineChars="0"/>
        <w:rPr>
          <w:rFonts w:hint="eastAsia"/>
        </w:rPr>
      </w:pPr>
      <w:r>
        <w:rPr>
          <w:rFonts w:hint="eastAsia"/>
        </w:rPr>
        <w:t>统一认证的接口</w:t>
      </w:r>
    </w:p>
    <w:p w14:paraId="266CC6EB" w14:textId="3617F937" w:rsidR="0018012C" w:rsidRDefault="0018012C" w:rsidP="009773F8">
      <w:pPr>
        <w:rPr>
          <w:rFonts w:hint="eastAsia"/>
        </w:rPr>
      </w:pPr>
    </w:p>
    <w:p w14:paraId="50C096A2" w14:textId="362C3B57" w:rsidR="0018012C" w:rsidRDefault="0018012C" w:rsidP="009773F8">
      <w:pPr>
        <w:rPr>
          <w:rFonts w:hint="eastAsia"/>
        </w:rPr>
      </w:pPr>
      <w:r>
        <w:rPr>
          <w:rFonts w:hint="eastAsia"/>
        </w:rPr>
        <w:t>定义一个认证的接口</w:t>
      </w:r>
      <w:proofErr w:type="spellStart"/>
      <w:r>
        <w:rPr>
          <w:rFonts w:hint="eastAsia"/>
        </w:rPr>
        <w:t>AuthService</w:t>
      </w:r>
      <w:proofErr w:type="spellEnd"/>
      <w:r>
        <w:rPr>
          <w:rFonts w:hint="eastAsia"/>
        </w:rPr>
        <w:t>，不同的认证方法有不同的实现类，实现这个接口里的execute方法，写自己的认证逻辑即可。</w:t>
      </w:r>
    </w:p>
    <w:p w14:paraId="59ED4C00" w14:textId="7F897C34" w:rsidR="0018012C" w:rsidRDefault="0018012C" w:rsidP="009773F8">
      <w:pPr>
        <w:rPr>
          <w:rFonts w:hint="eastAsia"/>
        </w:rPr>
      </w:pPr>
    </w:p>
    <w:p w14:paraId="3E06347E" w14:textId="5842D82C" w:rsidR="0018012C" w:rsidRDefault="0018012C" w:rsidP="009773F8">
      <w:pPr>
        <w:rPr>
          <w:rFonts w:hint="eastAsia"/>
        </w:rPr>
      </w:pPr>
      <w:r>
        <w:rPr>
          <w:rFonts w:hint="eastAsia"/>
        </w:rPr>
        <w:t>由于一个接口有多个实现类，使用按名称注入bean的方法</w:t>
      </w:r>
    </w:p>
    <w:p w14:paraId="176BE2EF" w14:textId="20EDA139" w:rsidR="0018012C" w:rsidRDefault="0018012C" w:rsidP="009773F8">
      <w:pPr>
        <w:rPr>
          <w:rFonts w:hint="eastAsia"/>
        </w:rPr>
      </w:pPr>
    </w:p>
    <w:p w14:paraId="574EDC9A" w14:textId="7AAD7ED0" w:rsidR="0018012C" w:rsidRDefault="0018012C" w:rsidP="009773F8">
      <w:pPr>
        <w:rPr>
          <w:rFonts w:hint="eastAsia"/>
        </w:rPr>
      </w:pPr>
      <w:r w:rsidRPr="0018012C">
        <w:rPr>
          <w:noProof/>
        </w:rPr>
        <w:drawing>
          <wp:inline distT="0" distB="0" distL="0" distR="0" wp14:anchorId="6CE6DEA8" wp14:editId="42B84E62">
            <wp:extent cx="6645910" cy="10280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028065"/>
                    </a:xfrm>
                    <a:prstGeom prst="rect">
                      <a:avLst/>
                    </a:prstGeom>
                  </pic:spPr>
                </pic:pic>
              </a:graphicData>
            </a:graphic>
          </wp:inline>
        </w:drawing>
      </w:r>
    </w:p>
    <w:p w14:paraId="4E6F9EDD" w14:textId="77777777" w:rsidR="00F87727" w:rsidRDefault="00F87727" w:rsidP="00F87727">
      <w:pPr>
        <w:spacing w:before="120" w:after="120" w:line="288" w:lineRule="auto"/>
        <w:jc w:val="left"/>
        <w:rPr>
          <w:rFonts w:ascii="Arial" w:eastAsia="等线" w:hAnsi="Arial" w:cs="Arial"/>
          <w:sz w:val="22"/>
        </w:rPr>
      </w:pPr>
      <w:r w:rsidRPr="00004BFA">
        <w:rPr>
          <w:rFonts w:ascii="Arial" w:eastAsia="等线" w:hAnsi="Arial" w:cs="Arial"/>
          <w:sz w:val="22"/>
          <w:highlight w:val="yellow"/>
        </w:rPr>
        <w:t>到此我们基于</w:t>
      </w:r>
      <w:r w:rsidRPr="00004BFA">
        <w:rPr>
          <w:rFonts w:ascii="Arial" w:eastAsia="等线" w:hAnsi="Arial" w:cs="Arial"/>
          <w:sz w:val="22"/>
          <w:highlight w:val="yellow"/>
        </w:rPr>
        <w:t>Spring Security</w:t>
      </w:r>
      <w:r w:rsidRPr="00004BFA">
        <w:rPr>
          <w:rFonts w:ascii="Arial" w:eastAsia="等线" w:hAnsi="Arial" w:cs="Arial"/>
          <w:sz w:val="22"/>
          <w:highlight w:val="yellow"/>
        </w:rPr>
        <w:t>认证流程修改为如下</w:t>
      </w:r>
      <w:r>
        <w:rPr>
          <w:rFonts w:ascii="Arial" w:eastAsia="等线" w:hAnsi="Arial" w:cs="Arial"/>
          <w:sz w:val="22"/>
        </w:rPr>
        <w:t>：</w:t>
      </w:r>
    </w:p>
    <w:p w14:paraId="0B0F3B0A" w14:textId="6258AE9F" w:rsidR="00004BFA" w:rsidRDefault="00004BFA" w:rsidP="00F87727">
      <w:pPr>
        <w:spacing w:before="120" w:after="120" w:line="288" w:lineRule="auto"/>
        <w:jc w:val="left"/>
        <w:rPr>
          <w:rFonts w:hint="eastAsia"/>
        </w:rPr>
      </w:pPr>
      <w:r>
        <w:rPr>
          <w:noProof/>
        </w:rPr>
        <w:drawing>
          <wp:inline distT="0" distB="0" distL="0" distR="0" wp14:anchorId="7F2FE83E" wp14:editId="6BED9499">
            <wp:extent cx="5400675" cy="2552700"/>
            <wp:effectExtent l="0" t="0" r="0" b="0"/>
            <wp:docPr id="1542185640" name="图片 1542185640" descr="日程表&#10;&#10;描述已自动生成"/>
            <wp:cNvGraphicFramePr/>
            <a:graphic xmlns:a="http://schemas.openxmlformats.org/drawingml/2006/main">
              <a:graphicData uri="http://schemas.openxmlformats.org/drawingml/2006/picture">
                <pic:pic xmlns:pic="http://schemas.openxmlformats.org/drawingml/2006/picture">
                  <pic:nvPicPr>
                    <pic:cNvPr id="33" name="Drawing 32" descr="日程表&#10;&#10;描述已自动生成"/>
                    <pic:cNvPicPr>
                      <a:picLocks noChangeAspect="1"/>
                    </pic:cNvPicPr>
                  </pic:nvPicPr>
                  <pic:blipFill>
                    <a:blip r:embed="rId31"/>
                    <a:stretch>
                      <a:fillRect/>
                    </a:stretch>
                  </pic:blipFill>
                  <pic:spPr>
                    <a:xfrm>
                      <a:off x="0" y="0"/>
                      <a:ext cx="5400675" cy="2552700"/>
                    </a:xfrm>
                    <a:prstGeom prst="rect">
                      <a:avLst/>
                    </a:prstGeom>
                  </pic:spPr>
                </pic:pic>
              </a:graphicData>
            </a:graphic>
          </wp:inline>
        </w:drawing>
      </w:r>
    </w:p>
    <w:p w14:paraId="6D647A96" w14:textId="11A1B020" w:rsidR="0018012C" w:rsidRDefault="00F87727" w:rsidP="009773F8">
      <w:pPr>
        <w:rPr>
          <w:rFonts w:hint="eastAsia"/>
        </w:rPr>
      </w:pPr>
      <w:r>
        <w:rPr>
          <w:noProof/>
        </w:rPr>
        <w:drawing>
          <wp:inline distT="0" distB="0" distL="0" distR="0" wp14:anchorId="02EE7313" wp14:editId="10C16344">
            <wp:extent cx="5257800" cy="1781175"/>
            <wp:effectExtent l="0" t="0" r="0" b="0"/>
            <wp:docPr id="2044559663" name="图片 2044559663"/>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35"/>
                    <a:stretch>
                      <a:fillRect/>
                    </a:stretch>
                  </pic:blipFill>
                  <pic:spPr>
                    <a:xfrm>
                      <a:off x="0" y="0"/>
                      <a:ext cx="5257800" cy="1781175"/>
                    </a:xfrm>
                    <a:prstGeom prst="rect">
                      <a:avLst/>
                    </a:prstGeom>
                  </pic:spPr>
                </pic:pic>
              </a:graphicData>
            </a:graphic>
          </wp:inline>
        </w:drawing>
      </w:r>
    </w:p>
    <w:p w14:paraId="7A35420E" w14:textId="52CF2254" w:rsidR="00004BFA" w:rsidRPr="00004BFA" w:rsidRDefault="00004BFA" w:rsidP="00004BFA">
      <w:pPr>
        <w:pStyle w:val="HTML"/>
        <w:shd w:val="clear" w:color="auto" w:fill="FFFFFF"/>
        <w:rPr>
          <w:rFonts w:ascii="Courier New" w:hAnsi="Courier New"/>
          <w:color w:val="080808"/>
          <w:sz w:val="20"/>
          <w:szCs w:val="20"/>
        </w:rPr>
      </w:pPr>
      <w:r>
        <w:rPr>
          <w:rFonts w:hint="eastAsia"/>
        </w:rPr>
        <w:lastRenderedPageBreak/>
        <w:t>1.首先設置</w:t>
      </w:r>
      <w:proofErr w:type="spellStart"/>
      <w:r w:rsidRPr="00004BFA">
        <w:rPr>
          <w:rFonts w:ascii="Courier New" w:hAnsi="Courier New"/>
          <w:color w:val="000000"/>
          <w:sz w:val="20"/>
          <w:szCs w:val="20"/>
        </w:rPr>
        <w:t>WebSecurityConfig</w:t>
      </w:r>
      <w:proofErr w:type="spellEnd"/>
      <w:r>
        <w:rPr>
          <w:rFonts w:ascii="Courier New" w:hAnsi="Courier New" w:hint="eastAsia"/>
          <w:color w:val="000000"/>
          <w:sz w:val="20"/>
          <w:szCs w:val="20"/>
        </w:rPr>
        <w:t>，重寫其中的</w:t>
      </w:r>
    </w:p>
    <w:p w14:paraId="3DEB823D" w14:textId="6788CC2A" w:rsidR="00004BFA" w:rsidRDefault="00004BFA" w:rsidP="009773F8">
      <w:pPr>
        <w:rPr>
          <w:rFonts w:hint="eastAsia"/>
        </w:rPr>
      </w:pPr>
      <w:r>
        <w:rPr>
          <w:noProof/>
        </w:rPr>
        <w:drawing>
          <wp:inline distT="0" distB="0" distL="0" distR="0" wp14:anchorId="060D56D4" wp14:editId="4A12ABB0">
            <wp:extent cx="3846195" cy="1114425"/>
            <wp:effectExtent l="0" t="0" r="1905" b="9525"/>
            <wp:docPr id="95029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90097" name=""/>
                    <pic:cNvPicPr/>
                  </pic:nvPicPr>
                  <pic:blipFill>
                    <a:blip r:embed="rId36"/>
                    <a:stretch>
                      <a:fillRect/>
                    </a:stretch>
                  </pic:blipFill>
                  <pic:spPr>
                    <a:xfrm>
                      <a:off x="0" y="0"/>
                      <a:ext cx="3858000" cy="1117845"/>
                    </a:xfrm>
                    <a:prstGeom prst="rect">
                      <a:avLst/>
                    </a:prstGeom>
                  </pic:spPr>
                </pic:pic>
              </a:graphicData>
            </a:graphic>
          </wp:inline>
        </w:drawing>
      </w:r>
    </w:p>
    <w:p w14:paraId="383757C1" w14:textId="4B9AEA23" w:rsidR="00004BFA" w:rsidRDefault="00004BFA" w:rsidP="009773F8">
      <w:pPr>
        <w:rPr>
          <w:rFonts w:hint="eastAsia"/>
        </w:rPr>
      </w:pPr>
      <w:r>
        <w:rPr>
          <w:noProof/>
        </w:rPr>
        <w:drawing>
          <wp:inline distT="0" distB="0" distL="0" distR="0" wp14:anchorId="11150C2C" wp14:editId="77E761DC">
            <wp:extent cx="2476500" cy="756557"/>
            <wp:effectExtent l="0" t="0" r="0" b="5715"/>
            <wp:docPr id="1098135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5868" name=""/>
                    <pic:cNvPicPr/>
                  </pic:nvPicPr>
                  <pic:blipFill>
                    <a:blip r:embed="rId37"/>
                    <a:stretch>
                      <a:fillRect/>
                    </a:stretch>
                  </pic:blipFill>
                  <pic:spPr>
                    <a:xfrm>
                      <a:off x="0" y="0"/>
                      <a:ext cx="2494756" cy="762134"/>
                    </a:xfrm>
                    <a:prstGeom prst="rect">
                      <a:avLst/>
                    </a:prstGeom>
                  </pic:spPr>
                </pic:pic>
              </a:graphicData>
            </a:graphic>
          </wp:inline>
        </w:drawing>
      </w:r>
    </w:p>
    <w:p w14:paraId="0C06743F" w14:textId="31CD713D" w:rsidR="00004BFA" w:rsidRPr="00004BFA" w:rsidRDefault="00004BFA" w:rsidP="00004BFA">
      <w:pPr>
        <w:pStyle w:val="HTML"/>
        <w:shd w:val="clear" w:color="auto" w:fill="FFFFFF"/>
        <w:rPr>
          <w:rFonts w:ascii="Courier New" w:hAnsi="Courier New" w:cs="Courier New"/>
          <w:color w:val="080808"/>
          <w:sz w:val="20"/>
          <w:szCs w:val="20"/>
        </w:rPr>
      </w:pPr>
      <w:r>
        <w:rPr>
          <w:rFonts w:hint="eastAsia"/>
        </w:rPr>
        <w:t>2.</w:t>
      </w:r>
      <w:r>
        <w:t xml:space="preserve"> </w:t>
      </w:r>
      <w:r>
        <w:rPr>
          <w:rFonts w:hint="eastAsia"/>
        </w:rPr>
        <w:t>實現</w:t>
      </w:r>
      <w:proofErr w:type="spellStart"/>
      <w:r>
        <w:rPr>
          <w:rFonts w:ascii="Courier New" w:hAnsi="Courier New" w:cs="Courier New"/>
          <w:color w:val="000000"/>
          <w:sz w:val="20"/>
          <w:szCs w:val="20"/>
        </w:rPr>
        <w:t>DaoAuthenticationProvider</w:t>
      </w:r>
      <w:proofErr w:type="spellEnd"/>
      <w:r>
        <w:rPr>
          <w:rFonts w:hint="eastAsia"/>
        </w:rPr>
        <w:t>接口，重寫其中的方法</w:t>
      </w:r>
    </w:p>
    <w:p w14:paraId="2445772E" w14:textId="10FE7234" w:rsidR="00004BFA" w:rsidRDefault="00004BFA" w:rsidP="009773F8">
      <w:pPr>
        <w:rPr>
          <w:rFonts w:hint="eastAsia"/>
        </w:rPr>
      </w:pPr>
      <w:r>
        <w:rPr>
          <w:noProof/>
        </w:rPr>
        <w:drawing>
          <wp:inline distT="0" distB="0" distL="0" distR="0" wp14:anchorId="0C6FF87B" wp14:editId="0D5F0C0F">
            <wp:extent cx="5337292" cy="1812925"/>
            <wp:effectExtent l="0" t="0" r="0" b="0"/>
            <wp:docPr id="960882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82536" name=""/>
                    <pic:cNvPicPr/>
                  </pic:nvPicPr>
                  <pic:blipFill>
                    <a:blip r:embed="rId38"/>
                    <a:stretch>
                      <a:fillRect/>
                    </a:stretch>
                  </pic:blipFill>
                  <pic:spPr>
                    <a:xfrm>
                      <a:off x="0" y="0"/>
                      <a:ext cx="5345870" cy="1815839"/>
                    </a:xfrm>
                    <a:prstGeom prst="rect">
                      <a:avLst/>
                    </a:prstGeom>
                  </pic:spPr>
                </pic:pic>
              </a:graphicData>
            </a:graphic>
          </wp:inline>
        </w:drawing>
      </w:r>
    </w:p>
    <w:p w14:paraId="6BEF3A5C" w14:textId="35B1EF9C" w:rsidR="00004BFA" w:rsidRPr="00004BFA" w:rsidRDefault="00004BFA" w:rsidP="00004BFA">
      <w:pPr>
        <w:pStyle w:val="HTML"/>
        <w:numPr>
          <w:ilvl w:val="0"/>
          <w:numId w:val="1"/>
        </w:numPr>
        <w:shd w:val="clear" w:color="auto" w:fill="FFFFFF"/>
        <w:rPr>
          <w:rFonts w:ascii="Courier New" w:hAnsi="Courier New" w:cs="Courier New"/>
          <w:color w:val="000000"/>
          <w:sz w:val="20"/>
          <w:szCs w:val="20"/>
          <w:highlight w:val="yellow"/>
        </w:rPr>
      </w:pPr>
      <w:r>
        <w:rPr>
          <w:rFonts w:hint="eastAsia"/>
        </w:rPr>
        <w:t>實現</w:t>
      </w:r>
      <w:proofErr w:type="spellStart"/>
      <w:r>
        <w:rPr>
          <w:rFonts w:ascii="Courier New" w:hAnsi="Courier New" w:cs="Courier New"/>
          <w:color w:val="000000"/>
          <w:sz w:val="20"/>
          <w:szCs w:val="20"/>
        </w:rPr>
        <w:t>UserDetailsService</w:t>
      </w:r>
      <w:proofErr w:type="spellEnd"/>
      <w:r>
        <w:rPr>
          <w:rFonts w:ascii="Courier New" w:hAnsi="Courier New" w:cs="Courier New" w:hint="eastAsia"/>
          <w:color w:val="000000"/>
          <w:sz w:val="20"/>
          <w:szCs w:val="20"/>
        </w:rPr>
        <w:t>接口，重寫</w:t>
      </w:r>
      <w:proofErr w:type="spellStart"/>
      <w:r>
        <w:rPr>
          <w:rFonts w:ascii="Courier New" w:hAnsi="Courier New" w:cs="Courier New" w:hint="eastAsia"/>
          <w:color w:val="000000"/>
          <w:sz w:val="20"/>
          <w:szCs w:val="20"/>
        </w:rPr>
        <w:t>loadUserByUsername</w:t>
      </w:r>
      <w:proofErr w:type="spellEnd"/>
      <w:r>
        <w:rPr>
          <w:rFonts w:ascii="Courier New" w:hAnsi="Courier New" w:cs="Courier New" w:hint="eastAsia"/>
          <w:color w:val="000000"/>
          <w:sz w:val="20"/>
          <w:szCs w:val="20"/>
        </w:rPr>
        <w:t>方法，注意此處</w:t>
      </w:r>
      <w:proofErr w:type="gramStart"/>
      <w:r>
        <w:rPr>
          <w:rFonts w:ascii="Courier New" w:hAnsi="Courier New" w:cs="Courier New" w:hint="eastAsia"/>
          <w:color w:val="000000"/>
          <w:sz w:val="20"/>
          <w:szCs w:val="20"/>
        </w:rPr>
        <w:t>傳</w:t>
      </w:r>
      <w:proofErr w:type="gramEnd"/>
      <w:r>
        <w:rPr>
          <w:rFonts w:ascii="Courier New" w:hAnsi="Courier New" w:cs="Courier New" w:hint="eastAsia"/>
          <w:color w:val="000000"/>
          <w:sz w:val="20"/>
          <w:szCs w:val="20"/>
        </w:rPr>
        <w:t>入一個</w:t>
      </w:r>
      <w:proofErr w:type="spellStart"/>
      <w:r>
        <w:rPr>
          <w:rFonts w:ascii="Courier New" w:hAnsi="Courier New" w:cs="Courier New" w:hint="eastAsia"/>
          <w:color w:val="000000"/>
          <w:sz w:val="20"/>
          <w:szCs w:val="20"/>
        </w:rPr>
        <w:t>json</w:t>
      </w:r>
      <w:proofErr w:type="spellEnd"/>
      <w:r>
        <w:rPr>
          <w:rFonts w:ascii="Courier New" w:hAnsi="Courier New" w:cs="Courier New" w:hint="eastAsia"/>
          <w:color w:val="000000"/>
          <w:sz w:val="20"/>
          <w:szCs w:val="20"/>
        </w:rPr>
        <w:t>串，</w:t>
      </w:r>
      <w:r w:rsidRPr="00004BFA">
        <w:rPr>
          <w:rFonts w:ascii="Courier New" w:hAnsi="Courier New" w:cs="Courier New" w:hint="eastAsia"/>
          <w:color w:val="000000"/>
          <w:sz w:val="20"/>
          <w:szCs w:val="20"/>
          <w:highlight w:val="yellow"/>
        </w:rPr>
        <w:t>也就是</w:t>
      </w:r>
      <w:proofErr w:type="spellStart"/>
      <w:r w:rsidRPr="00004BFA">
        <w:rPr>
          <w:rFonts w:ascii="Courier New" w:hAnsi="Courier New" w:cs="Courier New" w:hint="eastAsia"/>
          <w:color w:val="000000"/>
          <w:sz w:val="20"/>
          <w:szCs w:val="20"/>
          <w:highlight w:val="yellow"/>
        </w:rPr>
        <w:t>Authentification</w:t>
      </w:r>
      <w:proofErr w:type="spellEnd"/>
    </w:p>
    <w:p w14:paraId="6F29C66C" w14:textId="2CFDFD60" w:rsidR="00004BFA" w:rsidRDefault="00004BFA" w:rsidP="00004BFA">
      <w:pPr>
        <w:pStyle w:val="HTML"/>
        <w:shd w:val="clear" w:color="auto" w:fill="FFFFFF"/>
        <w:ind w:left="360"/>
        <w:rPr>
          <w:rFonts w:ascii="Courier New" w:hAnsi="Courier New" w:cs="Courier New"/>
          <w:color w:val="080808"/>
          <w:sz w:val="20"/>
          <w:szCs w:val="20"/>
        </w:rPr>
      </w:pPr>
      <w:r>
        <w:rPr>
          <w:noProof/>
        </w:rPr>
        <w:drawing>
          <wp:inline distT="0" distB="0" distL="0" distR="0" wp14:anchorId="26EE0C8A" wp14:editId="329F9D06">
            <wp:extent cx="5200586" cy="2559050"/>
            <wp:effectExtent l="0" t="0" r="635" b="0"/>
            <wp:docPr id="297760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60518" name=""/>
                    <pic:cNvPicPr/>
                  </pic:nvPicPr>
                  <pic:blipFill>
                    <a:blip r:embed="rId39"/>
                    <a:stretch>
                      <a:fillRect/>
                    </a:stretch>
                  </pic:blipFill>
                  <pic:spPr>
                    <a:xfrm>
                      <a:off x="0" y="0"/>
                      <a:ext cx="5207131" cy="2562270"/>
                    </a:xfrm>
                    <a:prstGeom prst="rect">
                      <a:avLst/>
                    </a:prstGeom>
                  </pic:spPr>
                </pic:pic>
              </a:graphicData>
            </a:graphic>
          </wp:inline>
        </w:drawing>
      </w:r>
    </w:p>
    <w:p w14:paraId="2D1BE2A3" w14:textId="46C53B27" w:rsidR="00004BFA" w:rsidRPr="00004BFA" w:rsidRDefault="00004BFA" w:rsidP="00004BFA">
      <w:pPr>
        <w:pStyle w:val="HTML"/>
        <w:shd w:val="clear" w:color="auto" w:fill="FFFFFF"/>
        <w:rPr>
          <w:rFonts w:ascii="Courier New" w:hAnsi="Courier New" w:cs="Courier New"/>
          <w:color w:val="080808"/>
          <w:sz w:val="20"/>
          <w:szCs w:val="20"/>
        </w:rPr>
      </w:pPr>
      <w:r>
        <w:rPr>
          <w:rFonts w:ascii="Courier New" w:hAnsi="Courier New" w:cs="Courier New" w:hint="eastAsia"/>
          <w:color w:val="080808"/>
          <w:sz w:val="20"/>
          <w:szCs w:val="20"/>
        </w:rPr>
        <w:t>最</w:t>
      </w:r>
      <w:proofErr w:type="gramStart"/>
      <w:r>
        <w:rPr>
          <w:rFonts w:ascii="Courier New" w:hAnsi="Courier New" w:cs="Courier New" w:hint="eastAsia"/>
          <w:color w:val="080808"/>
          <w:sz w:val="20"/>
          <w:szCs w:val="20"/>
        </w:rPr>
        <w:t>後</w:t>
      </w:r>
      <w:proofErr w:type="gramEnd"/>
      <w:r>
        <w:rPr>
          <w:rFonts w:ascii="Courier New" w:hAnsi="Courier New" w:cs="Courier New" w:hint="eastAsia"/>
          <w:color w:val="080808"/>
          <w:sz w:val="20"/>
          <w:szCs w:val="20"/>
        </w:rPr>
        <w:t>會返回一個</w:t>
      </w:r>
      <w:proofErr w:type="spellStart"/>
      <w:r>
        <w:rPr>
          <w:rFonts w:ascii="Courier New" w:hAnsi="Courier New" w:cs="Courier New"/>
          <w:color w:val="080808"/>
          <w:sz w:val="20"/>
          <w:szCs w:val="20"/>
        </w:rPr>
        <w:t>UserDetails</w:t>
      </w:r>
      <w:proofErr w:type="spellEnd"/>
      <w:r>
        <w:rPr>
          <w:rFonts w:ascii="Courier New" w:hAnsi="Courier New" w:cs="Courier New" w:hint="eastAsia"/>
          <w:color w:val="080808"/>
          <w:sz w:val="20"/>
          <w:szCs w:val="20"/>
        </w:rPr>
        <w:t>給</w:t>
      </w:r>
      <w:proofErr w:type="spellStart"/>
      <w:r>
        <w:rPr>
          <w:rFonts w:ascii="Courier New" w:hAnsi="Courier New" w:cs="Courier New"/>
          <w:color w:val="000000"/>
          <w:sz w:val="20"/>
          <w:szCs w:val="20"/>
        </w:rPr>
        <w:t>DaoAuthenticationProvider</w:t>
      </w:r>
      <w:proofErr w:type="spellEnd"/>
      <w:r>
        <w:rPr>
          <w:rFonts w:ascii="Courier New" w:hAnsi="Courier New" w:cs="Courier New" w:hint="eastAsia"/>
          <w:color w:val="000000"/>
          <w:sz w:val="20"/>
          <w:szCs w:val="20"/>
        </w:rPr>
        <w:t>，但它不再做任何操作，直接返回一個</w:t>
      </w:r>
      <w:r>
        <w:rPr>
          <w:rFonts w:ascii="Courier New" w:hAnsi="Courier New" w:cs="Courier New" w:hint="eastAsia"/>
          <w:color w:val="000000"/>
          <w:sz w:val="20"/>
          <w:szCs w:val="20"/>
        </w:rPr>
        <w:t>Authentication</w:t>
      </w:r>
      <w:r>
        <w:rPr>
          <w:rFonts w:ascii="Courier New" w:hAnsi="Courier New" w:cs="Courier New" w:hint="eastAsia"/>
          <w:color w:val="000000"/>
          <w:sz w:val="20"/>
          <w:szCs w:val="20"/>
        </w:rPr>
        <w:t>（）給</w:t>
      </w:r>
      <w:proofErr w:type="spellStart"/>
      <w:r>
        <w:rPr>
          <w:rFonts w:ascii="Courier New" w:hAnsi="Courier New" w:cs="Courier New"/>
          <w:color w:val="000000"/>
          <w:sz w:val="20"/>
          <w:szCs w:val="20"/>
        </w:rPr>
        <w:t>UsernamePasswordAuthenticationFilter</w:t>
      </w:r>
      <w:proofErr w:type="spellEnd"/>
      <w:r>
        <w:rPr>
          <w:rFonts w:ascii="Courier New" w:hAnsi="Courier New" w:cs="Courier New" w:hint="eastAsia"/>
          <w:color w:val="080808"/>
          <w:sz w:val="20"/>
          <w:szCs w:val="20"/>
        </w:rPr>
        <w:t>。框架</w:t>
      </w:r>
      <w:proofErr w:type="gramStart"/>
      <w:r>
        <w:rPr>
          <w:rFonts w:ascii="Courier New" w:hAnsi="Courier New" w:cs="Courier New" w:hint="eastAsia"/>
          <w:color w:val="080808"/>
          <w:sz w:val="20"/>
          <w:szCs w:val="20"/>
        </w:rPr>
        <w:t>來</w:t>
      </w:r>
      <w:proofErr w:type="gramEnd"/>
      <w:r>
        <w:rPr>
          <w:rFonts w:ascii="Courier New" w:hAnsi="Courier New" w:cs="Courier New" w:hint="eastAsia"/>
          <w:color w:val="080808"/>
          <w:sz w:val="20"/>
          <w:szCs w:val="20"/>
        </w:rPr>
        <w:t>將這個</w:t>
      </w:r>
      <w:r>
        <w:rPr>
          <w:rFonts w:ascii="Courier New" w:hAnsi="Courier New" w:cs="Courier New" w:hint="eastAsia"/>
          <w:color w:val="000000"/>
          <w:sz w:val="20"/>
          <w:szCs w:val="20"/>
        </w:rPr>
        <w:t>Authentication</w:t>
      </w:r>
      <w:r>
        <w:rPr>
          <w:rFonts w:ascii="Courier New" w:hAnsi="Courier New" w:cs="Courier New" w:hint="eastAsia"/>
          <w:color w:val="000000"/>
          <w:sz w:val="20"/>
          <w:szCs w:val="20"/>
        </w:rPr>
        <w:t>放入安全上下文。</w:t>
      </w:r>
    </w:p>
    <w:p w14:paraId="5302BBA6" w14:textId="5BA59E2B" w:rsidR="0018012C" w:rsidRDefault="006A1DEF" w:rsidP="006A1DEF">
      <w:pPr>
        <w:pStyle w:val="1"/>
        <w:rPr>
          <w:rFonts w:hint="eastAsia"/>
        </w:rPr>
      </w:pPr>
      <w:r>
        <w:rPr>
          <w:rFonts w:hint="eastAsia"/>
        </w:rPr>
        <w:t>怎么做的授权？</w:t>
      </w:r>
    </w:p>
    <w:p w14:paraId="7BB1C011" w14:textId="05B7A052" w:rsidR="006A1DEF" w:rsidRDefault="006A1DEF" w:rsidP="003831C2">
      <w:pPr>
        <w:pStyle w:val="a7"/>
        <w:numPr>
          <w:ilvl w:val="0"/>
          <w:numId w:val="3"/>
        </w:numPr>
        <w:ind w:firstLineChars="0"/>
        <w:rPr>
          <w:rFonts w:hint="eastAsia"/>
        </w:rPr>
      </w:pPr>
      <w:r>
        <w:rPr>
          <w:rFonts w:hint="eastAsia"/>
        </w:rPr>
        <w:t>基于</w:t>
      </w:r>
      <w:r w:rsidRPr="006A1DEF">
        <w:t>RBAC</w:t>
      </w:r>
      <w:r>
        <w:rPr>
          <w:rFonts w:hint="eastAsia"/>
        </w:rPr>
        <w:t>思想中的</w:t>
      </w:r>
      <w:r w:rsidRPr="006A1DEF">
        <w:rPr>
          <w:rFonts w:hint="eastAsia"/>
        </w:rPr>
        <w:t>基于资源的访问控制（</w:t>
      </w:r>
      <w:r w:rsidRPr="006A1DEF">
        <w:t>Resource-Based Access Control）</w:t>
      </w:r>
      <w:r>
        <w:rPr>
          <w:rFonts w:hint="eastAsia"/>
        </w:rPr>
        <w:t>进行判断授权。</w:t>
      </w:r>
    </w:p>
    <w:p w14:paraId="7AE9332A" w14:textId="77777777" w:rsidR="006A1DEF" w:rsidRDefault="006A1DEF" w:rsidP="009773F8">
      <w:pPr>
        <w:rPr>
          <w:rFonts w:hint="eastAsia"/>
        </w:rPr>
      </w:pPr>
    </w:p>
    <w:p w14:paraId="3331129E" w14:textId="43E6F1CB" w:rsidR="006A1DEF" w:rsidRDefault="006A1DEF" w:rsidP="009773F8">
      <w:pPr>
        <w:rPr>
          <w:rFonts w:hint="eastAsia"/>
        </w:rPr>
      </w:pPr>
      <w:r>
        <w:rPr>
          <w:rFonts w:hint="eastAsia"/>
        </w:rPr>
        <w:t>因为</w:t>
      </w:r>
      <w:proofErr w:type="gramStart"/>
      <w:r>
        <w:rPr>
          <w:rFonts w:hint="eastAsia"/>
        </w:rPr>
        <w:t>微服务</w:t>
      </w:r>
      <w:proofErr w:type="gramEnd"/>
      <w:r>
        <w:rPr>
          <w:rFonts w:hint="eastAsia"/>
        </w:rPr>
        <w:t>集成了Spring</w:t>
      </w:r>
      <w:r>
        <w:t xml:space="preserve"> </w:t>
      </w:r>
      <w:r>
        <w:rPr>
          <w:rFonts w:hint="eastAsia"/>
        </w:rPr>
        <w:t>Security。在</w:t>
      </w:r>
      <w:proofErr w:type="gramStart"/>
      <w:r>
        <w:rPr>
          <w:rFonts w:hint="eastAsia"/>
        </w:rPr>
        <w:t>各个微服务</w:t>
      </w:r>
      <w:proofErr w:type="gramEnd"/>
      <w:r>
        <w:rPr>
          <w:rFonts w:hint="eastAsia"/>
        </w:rPr>
        <w:t>中对当前用户进行授权判断，在每个需要判断是否授权的controller上</w:t>
      </w:r>
      <w:r w:rsidRPr="006A1DEF">
        <w:rPr>
          <w:rFonts w:hint="eastAsia"/>
        </w:rPr>
        <w:t>使用</w:t>
      </w:r>
    </w:p>
    <w:p w14:paraId="5909A946" w14:textId="0980F484" w:rsidR="006A1DEF" w:rsidRDefault="006A1DEF" w:rsidP="009773F8">
      <w:pPr>
        <w:rPr>
          <w:rFonts w:hint="eastAsia"/>
        </w:rPr>
      </w:pPr>
      <w:r w:rsidRPr="006A1DEF">
        <w:t>@PreAuthorize("hasAuthority('权限标识符')")进行控制</w:t>
      </w:r>
    </w:p>
    <w:p w14:paraId="375E31A0" w14:textId="1B49C71A" w:rsidR="006A1DEF" w:rsidRPr="006A1DEF" w:rsidRDefault="006A1DEF" w:rsidP="009773F8">
      <w:pPr>
        <w:rPr>
          <w:rFonts w:hint="eastAsia"/>
        </w:rPr>
      </w:pPr>
      <w:r w:rsidRPr="006A1DEF">
        <w:rPr>
          <w:noProof/>
        </w:rPr>
        <w:lastRenderedPageBreak/>
        <w:drawing>
          <wp:inline distT="0" distB="0" distL="0" distR="0" wp14:anchorId="7867F42D" wp14:editId="5106CCEF">
            <wp:extent cx="3371850" cy="1324655"/>
            <wp:effectExtent l="0" t="0" r="0" b="889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pic:nvPicPr>
                  <pic:blipFill>
                    <a:blip r:embed="rId40"/>
                    <a:stretch>
                      <a:fillRect/>
                    </a:stretch>
                  </pic:blipFill>
                  <pic:spPr>
                    <a:xfrm>
                      <a:off x="0" y="0"/>
                      <a:ext cx="3382623" cy="1328887"/>
                    </a:xfrm>
                    <a:prstGeom prst="rect">
                      <a:avLst/>
                    </a:prstGeom>
                  </pic:spPr>
                </pic:pic>
              </a:graphicData>
            </a:graphic>
          </wp:inline>
        </w:drawing>
      </w:r>
    </w:p>
    <w:p w14:paraId="7F2E8A9C" w14:textId="0DD6D356" w:rsidR="006A1DEF" w:rsidRDefault="006A1DEF" w:rsidP="009773F8">
      <w:pPr>
        <w:rPr>
          <w:rFonts w:hint="eastAsia"/>
        </w:rPr>
      </w:pPr>
    </w:p>
    <w:p w14:paraId="057654E0" w14:textId="2466F9B5" w:rsidR="006A1DEF" w:rsidRDefault="006A1DEF" w:rsidP="009773F8">
      <w:pPr>
        <w:rPr>
          <w:rFonts w:hint="eastAsia"/>
        </w:rPr>
      </w:pPr>
      <w:r>
        <w:rPr>
          <w:rFonts w:hint="eastAsia"/>
        </w:rPr>
        <w:t>这个注解的作用：</w:t>
      </w:r>
    </w:p>
    <w:p w14:paraId="1D866215" w14:textId="476D847D" w:rsidR="006A1DEF" w:rsidRDefault="006A1DEF" w:rsidP="009773F8">
      <w:pPr>
        <w:rPr>
          <w:rFonts w:hint="eastAsia"/>
        </w:rPr>
      </w:pPr>
    </w:p>
    <w:p w14:paraId="4F80867A" w14:textId="629F5263" w:rsidR="006A1DEF" w:rsidRDefault="006A1DEF" w:rsidP="009773F8">
      <w:pPr>
        <w:rPr>
          <w:rFonts w:hint="eastAsia"/>
        </w:rPr>
      </w:pPr>
      <w:r>
        <w:rPr>
          <w:rFonts w:hint="eastAsia"/>
        </w:rPr>
        <w:t>请求在访问资源的时候会携带令牌，</w:t>
      </w:r>
      <w:r w:rsidR="0091652F">
        <w:rPr>
          <w:rFonts w:hint="eastAsia"/>
        </w:rPr>
        <w:t>令牌会存在cookie中。</w:t>
      </w:r>
      <w:r>
        <w:rPr>
          <w:rFonts w:hint="eastAsia"/>
        </w:rPr>
        <w:t>令牌中记录了该用户的权限信息集合。判断当前权限是否在这个集合中。</w:t>
      </w:r>
    </w:p>
    <w:p w14:paraId="08CCF740" w14:textId="3A3600B5" w:rsidR="006A1DEF" w:rsidRDefault="006A1DEF" w:rsidP="009773F8">
      <w:pPr>
        <w:rPr>
          <w:rFonts w:hint="eastAsia"/>
        </w:rPr>
      </w:pPr>
    </w:p>
    <w:p w14:paraId="44C5EAE8" w14:textId="4E211126" w:rsidR="006A1DEF" w:rsidRDefault="006A1DEF" w:rsidP="009773F8">
      <w:pPr>
        <w:rPr>
          <w:rFonts w:hint="eastAsia"/>
        </w:rPr>
      </w:pPr>
    </w:p>
    <w:p w14:paraId="659BB2CC" w14:textId="21272DB4" w:rsidR="0091652F" w:rsidRDefault="0091652F" w:rsidP="009773F8">
      <w:pPr>
        <w:rPr>
          <w:rFonts w:hint="eastAsia"/>
        </w:rPr>
      </w:pPr>
    </w:p>
    <w:p w14:paraId="771113F3" w14:textId="26758A55" w:rsidR="0091652F" w:rsidRDefault="0091652F" w:rsidP="003831C2">
      <w:pPr>
        <w:pStyle w:val="a7"/>
        <w:numPr>
          <w:ilvl w:val="0"/>
          <w:numId w:val="3"/>
        </w:numPr>
        <w:ind w:firstLineChars="0"/>
        <w:rPr>
          <w:rFonts w:hint="eastAsia"/>
        </w:rPr>
      </w:pPr>
      <w:r>
        <w:rPr>
          <w:rFonts w:hint="eastAsia"/>
        </w:rPr>
        <w:t>Spring</w:t>
      </w:r>
      <w:r>
        <w:t xml:space="preserve"> </w:t>
      </w:r>
      <w:r>
        <w:rPr>
          <w:rFonts w:hint="eastAsia"/>
        </w:rPr>
        <w:t>Security无法进行数据层面的细粒度授权。</w:t>
      </w:r>
    </w:p>
    <w:p w14:paraId="15DED1C7" w14:textId="20226ECD" w:rsidR="0091652F" w:rsidRDefault="0091652F" w:rsidP="009773F8">
      <w:pPr>
        <w:rPr>
          <w:rFonts w:hint="eastAsia"/>
        </w:rPr>
      </w:pPr>
    </w:p>
    <w:p w14:paraId="1F7BE9E4" w14:textId="77777777" w:rsidR="003831C2" w:rsidRDefault="003831C2" w:rsidP="003831C2">
      <w:pPr>
        <w:rPr>
          <w:rFonts w:hint="eastAsia"/>
        </w:rPr>
      </w:pPr>
      <w:r>
        <w:rPr>
          <w:rFonts w:hint="eastAsia"/>
        </w:rPr>
        <w:t>比如：</w:t>
      </w:r>
    </w:p>
    <w:p w14:paraId="6FC89330" w14:textId="77777777" w:rsidR="003831C2" w:rsidRDefault="003831C2" w:rsidP="003831C2">
      <w:pPr>
        <w:rPr>
          <w:rFonts w:hint="eastAsia"/>
        </w:rPr>
      </w:pPr>
      <w:r>
        <w:rPr>
          <w:rFonts w:hint="eastAsia"/>
        </w:rPr>
        <w:t>我的课程，教学机构只允许查询</w:t>
      </w:r>
      <w:proofErr w:type="gramStart"/>
      <w:r>
        <w:rPr>
          <w:rFonts w:hint="eastAsia"/>
        </w:rPr>
        <w:t>本教学</w:t>
      </w:r>
      <w:proofErr w:type="gramEnd"/>
      <w:r>
        <w:rPr>
          <w:rFonts w:hint="eastAsia"/>
        </w:rPr>
        <w:t>机构下的课程信息。</w:t>
      </w:r>
    </w:p>
    <w:p w14:paraId="7CC37D96" w14:textId="29777BCD" w:rsidR="003831C2" w:rsidRDefault="003831C2" w:rsidP="003831C2">
      <w:pPr>
        <w:rPr>
          <w:rFonts w:hint="eastAsia"/>
        </w:rPr>
      </w:pPr>
      <w:r>
        <w:rPr>
          <w:rFonts w:hint="eastAsia"/>
        </w:rPr>
        <w:t>我的选课，学生只允许查询自己所选课。</w:t>
      </w:r>
    </w:p>
    <w:p w14:paraId="67D5200B" w14:textId="77777777" w:rsidR="003831C2" w:rsidRDefault="003831C2" w:rsidP="003831C2">
      <w:pPr>
        <w:rPr>
          <w:rFonts w:hint="eastAsia"/>
        </w:rPr>
      </w:pPr>
    </w:p>
    <w:p w14:paraId="72B5EC15" w14:textId="77777777" w:rsidR="003831C2" w:rsidRDefault="003831C2" w:rsidP="003831C2">
      <w:pPr>
        <w:rPr>
          <w:rFonts w:hint="eastAsia"/>
        </w:rPr>
      </w:pPr>
      <w:r>
        <w:rPr>
          <w:rFonts w:hint="eastAsia"/>
        </w:rPr>
        <w:t>如何实现细粒度授权？</w:t>
      </w:r>
    </w:p>
    <w:p w14:paraId="64016817" w14:textId="482EE6ED" w:rsidR="0091652F" w:rsidRDefault="003831C2" w:rsidP="003831C2">
      <w:pPr>
        <w:rPr>
          <w:rFonts w:hint="eastAsia"/>
        </w:rPr>
      </w:pPr>
      <w:r>
        <w:rPr>
          <w:rFonts w:hint="eastAsia"/>
        </w:rPr>
        <w:t>细粒度授权涉及到不同的业务逻辑，通常在</w:t>
      </w:r>
      <w:r>
        <w:t>service层实现，根据不同的用户进行校验，根据不同的参数查询不同的数据或操作不同的数据。</w:t>
      </w:r>
    </w:p>
    <w:p w14:paraId="0615C6B4" w14:textId="763B2527" w:rsidR="0091652F" w:rsidRDefault="0091652F" w:rsidP="009773F8">
      <w:pPr>
        <w:rPr>
          <w:rFonts w:hint="eastAsia"/>
        </w:rPr>
      </w:pPr>
    </w:p>
    <w:p w14:paraId="3ED23D5F" w14:textId="77777777" w:rsidR="003831C2" w:rsidRDefault="003831C2" w:rsidP="003831C2">
      <w:pPr>
        <w:rPr>
          <w:rFonts w:hint="eastAsia"/>
        </w:rPr>
      </w:pPr>
      <w:r>
        <w:rPr>
          <w:rFonts w:hint="eastAsia"/>
        </w:rPr>
        <w:t>教学机构在维护课程时只允许维护本机构的课程，教学机构细粒度授权过程如下：</w:t>
      </w:r>
    </w:p>
    <w:p w14:paraId="228941E7" w14:textId="77777777" w:rsidR="003831C2" w:rsidRPr="00851122" w:rsidRDefault="003831C2" w:rsidP="003831C2">
      <w:pPr>
        <w:rPr>
          <w:rFonts w:hint="eastAsia"/>
          <w:highlight w:val="yellow"/>
        </w:rPr>
      </w:pPr>
      <w:r w:rsidRPr="00851122">
        <w:rPr>
          <w:highlight w:val="yellow"/>
        </w:rPr>
        <w:t>1）获取当前登录的用户身份</w:t>
      </w:r>
    </w:p>
    <w:p w14:paraId="06B1ECF9" w14:textId="77777777" w:rsidR="003831C2" w:rsidRPr="00851122" w:rsidRDefault="003831C2" w:rsidP="003831C2">
      <w:pPr>
        <w:rPr>
          <w:rFonts w:hint="eastAsia"/>
          <w:highlight w:val="yellow"/>
        </w:rPr>
      </w:pPr>
      <w:r w:rsidRPr="00851122">
        <w:rPr>
          <w:highlight w:val="yellow"/>
        </w:rPr>
        <w:t>2）得到用户所属教育机构的Id</w:t>
      </w:r>
    </w:p>
    <w:p w14:paraId="72DCCCD1" w14:textId="77777777" w:rsidR="003831C2" w:rsidRDefault="003831C2" w:rsidP="003831C2">
      <w:pPr>
        <w:rPr>
          <w:rFonts w:hint="eastAsia"/>
        </w:rPr>
      </w:pPr>
      <w:r w:rsidRPr="00851122">
        <w:rPr>
          <w:highlight w:val="yellow"/>
        </w:rPr>
        <w:t>3）查询该教学机构下的课程信息</w:t>
      </w:r>
    </w:p>
    <w:p w14:paraId="560D3D3B" w14:textId="747AD7DE" w:rsidR="003831C2" w:rsidRDefault="003831C2" w:rsidP="003831C2">
      <w:pPr>
        <w:rPr>
          <w:rFonts w:hint="eastAsia"/>
        </w:rPr>
      </w:pPr>
      <w:r>
        <w:rPr>
          <w:rFonts w:hint="eastAsia"/>
        </w:rPr>
        <w:t>最终实现了用户只允许查询自己机构的课程信息。</w:t>
      </w:r>
    </w:p>
    <w:p w14:paraId="27B855E3" w14:textId="65C3B137" w:rsidR="003831C2" w:rsidRDefault="003831C2" w:rsidP="003831C2">
      <w:pPr>
        <w:rPr>
          <w:rFonts w:hint="eastAsia"/>
        </w:rPr>
      </w:pPr>
    </w:p>
    <w:p w14:paraId="1F727D53" w14:textId="063E93AD" w:rsidR="003831C2" w:rsidRDefault="003831C2" w:rsidP="003831C2">
      <w:pPr>
        <w:rPr>
          <w:rFonts w:hint="eastAsia"/>
        </w:rPr>
      </w:pPr>
    </w:p>
    <w:p w14:paraId="29B40201" w14:textId="6B1D3203" w:rsidR="003831C2" w:rsidRDefault="003831C2" w:rsidP="003831C2">
      <w:pPr>
        <w:rPr>
          <w:rFonts w:hint="eastAsia"/>
        </w:rPr>
      </w:pPr>
      <w:r>
        <w:rPr>
          <w:rFonts w:hint="eastAsia"/>
        </w:rPr>
        <w:t>（传入的令牌中存在当前用户的信息！）</w:t>
      </w:r>
    </w:p>
    <w:p w14:paraId="05C3290D" w14:textId="2B0A8B80" w:rsidR="003831C2" w:rsidRDefault="003831C2" w:rsidP="009773F8">
      <w:pPr>
        <w:rPr>
          <w:rFonts w:hint="eastAsia"/>
        </w:rPr>
      </w:pPr>
    </w:p>
    <w:p w14:paraId="4E9674AE" w14:textId="7D07267A" w:rsidR="003831C2" w:rsidRDefault="003831C2" w:rsidP="009773F8">
      <w:pPr>
        <w:rPr>
          <w:rFonts w:hint="eastAsia"/>
        </w:rPr>
      </w:pPr>
    </w:p>
    <w:p w14:paraId="165C0C69" w14:textId="6B5CC413" w:rsidR="003831C2" w:rsidRDefault="003831C2" w:rsidP="009773F8">
      <w:pPr>
        <w:rPr>
          <w:rFonts w:hint="eastAsia"/>
        </w:rPr>
      </w:pPr>
    </w:p>
    <w:p w14:paraId="60DB0CE1" w14:textId="62848D44" w:rsidR="00454149" w:rsidRDefault="00454149" w:rsidP="00454149">
      <w:pPr>
        <w:pStyle w:val="1"/>
        <w:rPr>
          <w:rFonts w:hint="eastAsia"/>
        </w:rPr>
      </w:pPr>
      <w:r>
        <w:rPr>
          <w:rFonts w:hint="eastAsia"/>
        </w:rPr>
        <w:t>为什么使用JWT令牌？</w:t>
      </w:r>
    </w:p>
    <w:p w14:paraId="7B53F12C" w14:textId="77777777" w:rsidR="00454149" w:rsidRDefault="00454149" w:rsidP="00454149">
      <w:pPr>
        <w:rPr>
          <w:rFonts w:hint="eastAsia"/>
        </w:rPr>
      </w:pPr>
      <w:r>
        <w:rPr>
          <w:rFonts w:hint="eastAsia"/>
        </w:rPr>
        <w:t>校验令牌需要远程请求认证服务，客户端的每次访问都会远程校验，执行性能低。</w:t>
      </w:r>
    </w:p>
    <w:p w14:paraId="7C05962C" w14:textId="5E582BEE" w:rsidR="00454149" w:rsidRDefault="00454149" w:rsidP="00454149">
      <w:pPr>
        <w:rPr>
          <w:rFonts w:hint="eastAsia"/>
        </w:rPr>
      </w:pPr>
      <w:r>
        <w:rPr>
          <w:rFonts w:hint="eastAsia"/>
        </w:rPr>
        <w:t>如果能够让资源服务自己校验令牌的合法性将省去远程请求认证服务的成本，提高了性能。</w:t>
      </w:r>
    </w:p>
    <w:p w14:paraId="70124997" w14:textId="77777777" w:rsidR="00454149" w:rsidRDefault="00454149" w:rsidP="00454149">
      <w:pPr>
        <w:rPr>
          <w:rFonts w:hint="eastAsia"/>
        </w:rPr>
      </w:pPr>
    </w:p>
    <w:p w14:paraId="122C6078" w14:textId="182FF113" w:rsidR="00454149" w:rsidRDefault="00454149" w:rsidP="00454149">
      <w:pPr>
        <w:rPr>
          <w:rFonts w:hint="eastAsia"/>
        </w:rPr>
      </w:pPr>
      <w:r>
        <w:rPr>
          <w:rFonts w:hint="eastAsia"/>
        </w:rPr>
        <w:t>令牌采用</w:t>
      </w:r>
      <w:r>
        <w:t>JWT格式即可解决上边的问题，用户认证通过后会得到一个JWT令牌，JWT令牌中已经包括了用户相关的信息，客户端只需要携带JWT访问资源服务，资源服务根据事先约定的算法自行完成令牌校验，无需每次都请求认证服务完成授权。</w:t>
      </w:r>
    </w:p>
    <w:p w14:paraId="02402B11" w14:textId="72C0D163" w:rsidR="00454149" w:rsidRDefault="00454149" w:rsidP="00454149">
      <w:pPr>
        <w:rPr>
          <w:rFonts w:hint="eastAsia"/>
        </w:rPr>
      </w:pPr>
    </w:p>
    <w:p w14:paraId="6A2DB53B" w14:textId="77777777" w:rsidR="00454149" w:rsidRDefault="00454149" w:rsidP="00454149">
      <w:pPr>
        <w:rPr>
          <w:rFonts w:hint="eastAsia"/>
        </w:rPr>
      </w:pPr>
    </w:p>
    <w:p w14:paraId="6AEDAE80" w14:textId="77777777" w:rsidR="00454149" w:rsidRDefault="00454149" w:rsidP="00454149">
      <w:pPr>
        <w:pStyle w:val="a7"/>
        <w:numPr>
          <w:ilvl w:val="0"/>
          <w:numId w:val="3"/>
        </w:numPr>
        <w:ind w:firstLineChars="0"/>
        <w:rPr>
          <w:rFonts w:hint="eastAsia"/>
        </w:rPr>
      </w:pPr>
      <w:r>
        <w:t>JWT令牌的优点：</w:t>
      </w:r>
    </w:p>
    <w:p w14:paraId="3B4C5CE9" w14:textId="77777777" w:rsidR="00454149" w:rsidRDefault="00454149" w:rsidP="00454149">
      <w:pPr>
        <w:rPr>
          <w:rFonts w:hint="eastAsia"/>
        </w:rPr>
      </w:pPr>
      <w:r>
        <w:lastRenderedPageBreak/>
        <w:t>1、</w:t>
      </w:r>
      <w:proofErr w:type="spellStart"/>
      <w:r>
        <w:t>jwt</w:t>
      </w:r>
      <w:proofErr w:type="spellEnd"/>
      <w:r>
        <w:t>基于</w:t>
      </w:r>
      <w:proofErr w:type="spellStart"/>
      <w:r>
        <w:t>json</w:t>
      </w:r>
      <w:proofErr w:type="spellEnd"/>
      <w:r>
        <w:t>，非常方便解析。</w:t>
      </w:r>
    </w:p>
    <w:p w14:paraId="7B952C95" w14:textId="77777777" w:rsidR="00454149" w:rsidRDefault="00454149" w:rsidP="00454149">
      <w:pPr>
        <w:rPr>
          <w:rFonts w:hint="eastAsia"/>
        </w:rPr>
      </w:pPr>
      <w:r>
        <w:t>2、可以在令牌中自定义丰富的内容，易扩展。</w:t>
      </w:r>
    </w:p>
    <w:p w14:paraId="24DC5D72" w14:textId="77777777" w:rsidR="00454149" w:rsidRDefault="00454149" w:rsidP="00454149">
      <w:pPr>
        <w:rPr>
          <w:rFonts w:hint="eastAsia"/>
        </w:rPr>
      </w:pPr>
      <w:r>
        <w:t>3、通过非对称加密算法及数字签名技术，JWT防止篡改，安全性高。</w:t>
      </w:r>
    </w:p>
    <w:p w14:paraId="34F9A812" w14:textId="02C3B11D" w:rsidR="00454149" w:rsidRDefault="00454149" w:rsidP="00454149">
      <w:pPr>
        <w:rPr>
          <w:rFonts w:hint="eastAsia"/>
        </w:rPr>
      </w:pPr>
      <w:r>
        <w:t>4、资源服务使用JWT可不依赖认证服务即可完成授权。</w:t>
      </w:r>
    </w:p>
    <w:p w14:paraId="286E4D53" w14:textId="77777777" w:rsidR="00454149" w:rsidRDefault="00454149" w:rsidP="00454149">
      <w:pPr>
        <w:rPr>
          <w:rFonts w:hint="eastAsia"/>
        </w:rPr>
      </w:pPr>
    </w:p>
    <w:p w14:paraId="68B18338" w14:textId="77777777" w:rsidR="00454149" w:rsidRDefault="00454149" w:rsidP="00454149">
      <w:pPr>
        <w:pStyle w:val="a7"/>
        <w:numPr>
          <w:ilvl w:val="0"/>
          <w:numId w:val="3"/>
        </w:numPr>
        <w:ind w:firstLineChars="0"/>
        <w:rPr>
          <w:rFonts w:hint="eastAsia"/>
        </w:rPr>
      </w:pPr>
      <w:r>
        <w:rPr>
          <w:rFonts w:hint="eastAsia"/>
        </w:rPr>
        <w:t>缺点：</w:t>
      </w:r>
    </w:p>
    <w:p w14:paraId="1DD08867" w14:textId="7D03DC86" w:rsidR="00454149" w:rsidRDefault="00454149" w:rsidP="00454149">
      <w:pPr>
        <w:rPr>
          <w:rFonts w:hint="eastAsia"/>
        </w:rPr>
      </w:pPr>
      <w:r>
        <w:rPr>
          <w:rFonts w:hint="eastAsia"/>
        </w:rPr>
        <w:t>１、</w:t>
      </w:r>
      <w:r>
        <w:t>JWT令牌较长，占存储空间比较大。</w:t>
      </w:r>
    </w:p>
    <w:p w14:paraId="7A6D58A1" w14:textId="4FEE2248" w:rsidR="00454149" w:rsidRDefault="00454149" w:rsidP="009773F8">
      <w:pPr>
        <w:rPr>
          <w:rFonts w:hint="eastAsia"/>
        </w:rPr>
      </w:pPr>
    </w:p>
    <w:p w14:paraId="7DA5FF7E" w14:textId="6EEF41C9" w:rsidR="00454149" w:rsidRDefault="00454149" w:rsidP="00454149">
      <w:pPr>
        <w:pStyle w:val="1"/>
        <w:rPr>
          <w:rFonts w:hint="eastAsia"/>
        </w:rPr>
      </w:pPr>
      <w:r>
        <w:rPr>
          <w:rFonts w:hint="eastAsia"/>
        </w:rPr>
        <w:t>什么是JWT？</w:t>
      </w:r>
    </w:p>
    <w:p w14:paraId="6BBBA4C4" w14:textId="06DCAE46" w:rsidR="00454149" w:rsidRDefault="00454149" w:rsidP="009773F8">
      <w:pPr>
        <w:rPr>
          <w:rFonts w:hint="eastAsia"/>
        </w:rPr>
      </w:pPr>
      <w:r w:rsidRPr="00454149">
        <w:rPr>
          <w:noProof/>
        </w:rPr>
        <w:drawing>
          <wp:inline distT="0" distB="0" distL="0" distR="0" wp14:anchorId="5B16585E" wp14:editId="0E31D2D6">
            <wp:extent cx="4638980" cy="255751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3339" cy="2565427"/>
                    </a:xfrm>
                    <a:prstGeom prst="rect">
                      <a:avLst/>
                    </a:prstGeom>
                  </pic:spPr>
                </pic:pic>
              </a:graphicData>
            </a:graphic>
          </wp:inline>
        </w:drawing>
      </w:r>
    </w:p>
    <w:p w14:paraId="33190260" w14:textId="2D491DA7" w:rsidR="00454149" w:rsidRDefault="00454149" w:rsidP="009773F8">
      <w:pPr>
        <w:rPr>
          <w:rFonts w:hint="eastAsia"/>
        </w:rPr>
      </w:pPr>
      <w:r w:rsidRPr="00454149">
        <w:rPr>
          <w:noProof/>
        </w:rPr>
        <w:drawing>
          <wp:inline distT="0" distB="0" distL="0" distR="0" wp14:anchorId="69036AA1" wp14:editId="58BBB48F">
            <wp:extent cx="4935863" cy="3118281"/>
            <wp:effectExtent l="0" t="0" r="0" b="6350"/>
            <wp:docPr id="24"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电子邮件&#10;&#10;描述已自动生成"/>
                    <pic:cNvPicPr/>
                  </pic:nvPicPr>
                  <pic:blipFill>
                    <a:blip r:embed="rId42"/>
                    <a:stretch>
                      <a:fillRect/>
                    </a:stretch>
                  </pic:blipFill>
                  <pic:spPr>
                    <a:xfrm>
                      <a:off x="0" y="0"/>
                      <a:ext cx="4953765" cy="3129591"/>
                    </a:xfrm>
                    <a:prstGeom prst="rect">
                      <a:avLst/>
                    </a:prstGeom>
                  </pic:spPr>
                </pic:pic>
              </a:graphicData>
            </a:graphic>
          </wp:inline>
        </w:drawing>
      </w:r>
    </w:p>
    <w:p w14:paraId="0E8DE4A2" w14:textId="57ABC3B8" w:rsidR="00454149" w:rsidRPr="00454149" w:rsidRDefault="00454149" w:rsidP="009773F8">
      <w:pPr>
        <w:rPr>
          <w:rFonts w:hint="eastAsia"/>
          <w:b/>
          <w:bCs/>
        </w:rPr>
      </w:pPr>
      <w:r w:rsidRPr="00454149">
        <w:rPr>
          <w:b/>
          <w:bCs/>
          <w:noProof/>
        </w:rPr>
        <w:drawing>
          <wp:inline distT="0" distB="0" distL="0" distR="0" wp14:anchorId="7380457A" wp14:editId="56D4B33C">
            <wp:extent cx="5072429" cy="1284343"/>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43"/>
                    <a:stretch>
                      <a:fillRect/>
                    </a:stretch>
                  </pic:blipFill>
                  <pic:spPr>
                    <a:xfrm>
                      <a:off x="0" y="0"/>
                      <a:ext cx="5105796" cy="1292791"/>
                    </a:xfrm>
                    <a:prstGeom prst="rect">
                      <a:avLst/>
                    </a:prstGeom>
                  </pic:spPr>
                </pic:pic>
              </a:graphicData>
            </a:graphic>
          </wp:inline>
        </w:drawing>
      </w:r>
    </w:p>
    <w:p w14:paraId="560F2ABD" w14:textId="26D22AF6" w:rsidR="007A25D5" w:rsidRDefault="00454149" w:rsidP="009773F8">
      <w:pPr>
        <w:rPr>
          <w:rFonts w:hint="eastAsia"/>
        </w:rPr>
      </w:pPr>
      <w:r w:rsidRPr="00454149">
        <w:rPr>
          <w:noProof/>
        </w:rPr>
        <w:lastRenderedPageBreak/>
        <w:drawing>
          <wp:inline distT="0" distB="0" distL="0" distR="0" wp14:anchorId="3143DB3A" wp14:editId="7CDDA7C1">
            <wp:extent cx="4039276" cy="1751408"/>
            <wp:effectExtent l="0" t="0" r="0" b="1270"/>
            <wp:docPr id="26" name="图片 2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 信件&#10;&#10;描述已自动生成"/>
                    <pic:cNvPicPr/>
                  </pic:nvPicPr>
                  <pic:blipFill>
                    <a:blip r:embed="rId44"/>
                    <a:stretch>
                      <a:fillRect/>
                    </a:stretch>
                  </pic:blipFill>
                  <pic:spPr>
                    <a:xfrm>
                      <a:off x="0" y="0"/>
                      <a:ext cx="4045591" cy="1754146"/>
                    </a:xfrm>
                    <a:prstGeom prst="rect">
                      <a:avLst/>
                    </a:prstGeom>
                  </pic:spPr>
                </pic:pic>
              </a:graphicData>
            </a:graphic>
          </wp:inline>
        </w:drawing>
      </w:r>
    </w:p>
    <w:p w14:paraId="67C6D6F6" w14:textId="52319307" w:rsidR="00454149" w:rsidRDefault="00454149" w:rsidP="009773F8">
      <w:pPr>
        <w:rPr>
          <w:rFonts w:hint="eastAsia"/>
        </w:rPr>
      </w:pPr>
    </w:p>
    <w:p w14:paraId="344BAE57" w14:textId="77777777" w:rsidR="00454149" w:rsidRDefault="00454149" w:rsidP="00454149">
      <w:pPr>
        <w:pStyle w:val="1"/>
        <w:rPr>
          <w:rFonts w:hint="eastAsia"/>
        </w:rPr>
      </w:pPr>
      <w:r>
        <w:rPr>
          <w:rFonts w:hint="eastAsia"/>
        </w:rPr>
        <w:t>为什么</w:t>
      </w:r>
      <w:r>
        <w:t>JWT可以防止篡改？</w:t>
      </w:r>
    </w:p>
    <w:p w14:paraId="52E25074" w14:textId="566C0E5B" w:rsidR="00454149" w:rsidRDefault="00454149" w:rsidP="00454149">
      <w:pPr>
        <w:rPr>
          <w:rFonts w:hint="eastAsia"/>
        </w:rPr>
      </w:pPr>
      <w:r>
        <w:rPr>
          <w:rFonts w:hint="eastAsia"/>
        </w:rPr>
        <w:t>第三部分使用签名算法对第一部分和第二部分的内容进行签名，常用的签名算法是</w:t>
      </w:r>
      <w:r>
        <w:t xml:space="preserve"> HS256，常见的还有md5,sha 等，签名算法需要使用密钥进行签名，密钥不对外公开，并且签名是不可逆的，如果第三方更改了内容那么服务器验证签名就会失败，要想保证验证签名正确必须保证内容、密钥与签名前一致。</w:t>
      </w:r>
    </w:p>
    <w:p w14:paraId="4C099E56" w14:textId="280C26D4" w:rsidR="00454149" w:rsidRDefault="00454149" w:rsidP="009773F8">
      <w:pPr>
        <w:rPr>
          <w:rFonts w:hint="eastAsia"/>
        </w:rPr>
      </w:pPr>
    </w:p>
    <w:p w14:paraId="3780EA5B" w14:textId="38AEB50C" w:rsidR="00454149" w:rsidRDefault="00454149" w:rsidP="00454149">
      <w:pPr>
        <w:rPr>
          <w:rFonts w:hint="eastAsia"/>
        </w:rPr>
      </w:pPr>
      <w:r>
        <w:rPr>
          <w:rFonts w:hint="eastAsia"/>
        </w:rPr>
        <w:t>认证服务和资源服务使用相同的密钥，这叫</w:t>
      </w:r>
      <w:r w:rsidRPr="00454149">
        <w:rPr>
          <w:rFonts w:hint="eastAsia"/>
          <w:color w:val="FF0000"/>
        </w:rPr>
        <w:t>对称加密</w:t>
      </w:r>
      <w:r>
        <w:rPr>
          <w:rFonts w:hint="eastAsia"/>
        </w:rPr>
        <w:t>，对称加密效率高，如果一旦密钥泄露可以伪造</w:t>
      </w:r>
      <w:proofErr w:type="spellStart"/>
      <w:r>
        <w:t>jwt</w:t>
      </w:r>
      <w:proofErr w:type="spellEnd"/>
      <w:r>
        <w:t>令牌。</w:t>
      </w:r>
    </w:p>
    <w:p w14:paraId="753A67D5" w14:textId="67AB7B86" w:rsidR="00454149" w:rsidRDefault="00454149" w:rsidP="00454149">
      <w:pPr>
        <w:rPr>
          <w:rFonts w:hint="eastAsia"/>
        </w:rPr>
      </w:pPr>
      <w:r>
        <w:t>JWT还可以使用</w:t>
      </w:r>
      <w:r w:rsidRPr="003637FB">
        <w:rPr>
          <w:highlight w:val="yellow"/>
        </w:rPr>
        <w:t>非对称加密</w:t>
      </w:r>
      <w:r>
        <w:t>，认证服务自己保留私</w:t>
      </w:r>
      <w:proofErr w:type="gramStart"/>
      <w:r>
        <w:t>钥</w:t>
      </w:r>
      <w:proofErr w:type="gramEnd"/>
      <w:r>
        <w:t>，将公钥下发给受信任的客户端、资源服务，公钥和</w:t>
      </w:r>
      <w:proofErr w:type="gramStart"/>
      <w:r>
        <w:t>私钥</w:t>
      </w:r>
      <w:proofErr w:type="gramEnd"/>
      <w:r>
        <w:t>是配对的，成对的公钥和</w:t>
      </w:r>
      <w:proofErr w:type="gramStart"/>
      <w:r>
        <w:t>私钥</w:t>
      </w:r>
      <w:proofErr w:type="gramEnd"/>
      <w:r>
        <w:t>才可以正常加密和解密，非对称加密效率低但相比对称加密非对称加密更安全一些。</w:t>
      </w:r>
    </w:p>
    <w:p w14:paraId="2508FD3A" w14:textId="64E75629" w:rsidR="00454149" w:rsidRDefault="00454149" w:rsidP="009773F8">
      <w:pPr>
        <w:rPr>
          <w:rFonts w:hint="eastAsia"/>
        </w:rPr>
      </w:pPr>
    </w:p>
    <w:p w14:paraId="19E156A9" w14:textId="74C65D38" w:rsidR="00454149" w:rsidRDefault="00454149" w:rsidP="009773F8">
      <w:pPr>
        <w:rPr>
          <w:rFonts w:hint="eastAsia"/>
        </w:rPr>
      </w:pPr>
    </w:p>
    <w:p w14:paraId="78F326A6" w14:textId="77777777" w:rsidR="00454149" w:rsidRDefault="00454149" w:rsidP="009773F8">
      <w:pPr>
        <w:rPr>
          <w:rFonts w:hint="eastAsia"/>
        </w:rPr>
      </w:pPr>
    </w:p>
    <w:p w14:paraId="784B56AE" w14:textId="26EAA1FE" w:rsidR="00254E03" w:rsidRDefault="000F5510" w:rsidP="000F5510">
      <w:pPr>
        <w:pStyle w:val="1"/>
        <w:rPr>
          <w:rFonts w:hint="eastAsia"/>
        </w:rPr>
      </w:pPr>
      <w:r>
        <w:rPr>
          <w:rFonts w:hint="eastAsia"/>
        </w:rPr>
        <w:t>密码用</w:t>
      </w:r>
      <w:proofErr w:type="spellStart"/>
      <w:r w:rsidRPr="000F5510">
        <w:t>BCrypt</w:t>
      </w:r>
      <w:proofErr w:type="spellEnd"/>
      <w:r>
        <w:rPr>
          <w:rFonts w:hint="eastAsia"/>
        </w:rPr>
        <w:t>加密</w:t>
      </w:r>
    </w:p>
    <w:p w14:paraId="00BF6184" w14:textId="7F869676" w:rsidR="00254E03" w:rsidRDefault="00254E03" w:rsidP="009773F8">
      <w:pPr>
        <w:rPr>
          <w:rFonts w:hint="eastAsia"/>
        </w:rPr>
      </w:pPr>
    </w:p>
    <w:p w14:paraId="568C89AF" w14:textId="77777777" w:rsidR="00454149" w:rsidRDefault="00454149" w:rsidP="00454149">
      <w:pPr>
        <w:rPr>
          <w:rFonts w:hint="eastAsia"/>
        </w:rPr>
      </w:pPr>
      <w:proofErr w:type="spellStart"/>
      <w:r>
        <w:t>Bcrypt</w:t>
      </w:r>
      <w:proofErr w:type="spellEnd"/>
      <w:r>
        <w:t>可以简单理解为它内部自己实现了随机加盐处理。使用</w:t>
      </w:r>
      <w:proofErr w:type="spellStart"/>
      <w:r>
        <w:t>Bcrypt</w:t>
      </w:r>
      <w:proofErr w:type="spellEnd"/>
      <w:r>
        <w:t>，每次加密后的密文是不一样的。</w:t>
      </w:r>
    </w:p>
    <w:p w14:paraId="688AD5DD" w14:textId="77777777" w:rsidR="00454149" w:rsidRDefault="00454149" w:rsidP="00454149">
      <w:pPr>
        <w:rPr>
          <w:rFonts w:hint="eastAsia"/>
        </w:rPr>
      </w:pPr>
    </w:p>
    <w:p w14:paraId="313B7094" w14:textId="77777777" w:rsidR="00454149" w:rsidRDefault="00454149" w:rsidP="00454149">
      <w:pPr>
        <w:rPr>
          <w:rFonts w:hint="eastAsia"/>
        </w:rPr>
      </w:pPr>
      <w:r>
        <w:rPr>
          <w:rFonts w:hint="eastAsia"/>
        </w:rPr>
        <w:t>对一个密码，</w:t>
      </w:r>
      <w:proofErr w:type="spellStart"/>
      <w:r>
        <w:t>Bcrypt</w:t>
      </w:r>
      <w:proofErr w:type="spellEnd"/>
      <w:r>
        <w:t>每次生成的hash都不一样，那么它是如何进行校验的？</w:t>
      </w:r>
    </w:p>
    <w:p w14:paraId="505AA9D1" w14:textId="77777777" w:rsidR="00454149" w:rsidRDefault="00454149" w:rsidP="00454149">
      <w:pPr>
        <w:rPr>
          <w:rFonts w:hint="eastAsia"/>
        </w:rPr>
      </w:pPr>
    </w:p>
    <w:p w14:paraId="41319EC7" w14:textId="77777777" w:rsidR="00454149" w:rsidRDefault="00454149" w:rsidP="00454149">
      <w:pPr>
        <w:rPr>
          <w:rFonts w:hint="eastAsia"/>
        </w:rPr>
      </w:pPr>
      <w:r>
        <w:rPr>
          <w:rFonts w:hint="eastAsia"/>
        </w:rPr>
        <w:t>虽然对同一个密码，每次生成的</w:t>
      </w:r>
      <w:r>
        <w:t>hash不一样，但是hash中包含了salt（hash产生过程：先随机生成salt，salt跟password进行hash）；</w:t>
      </w:r>
    </w:p>
    <w:p w14:paraId="27A508B1" w14:textId="77777777" w:rsidR="00454149" w:rsidRDefault="00454149" w:rsidP="00454149">
      <w:pPr>
        <w:rPr>
          <w:rFonts w:hint="eastAsia"/>
        </w:rPr>
      </w:pPr>
      <w:r>
        <w:rPr>
          <w:rFonts w:hint="eastAsia"/>
        </w:rPr>
        <w:t>在下次校验时，从</w:t>
      </w:r>
      <w:r>
        <w:t>hash中取出salt，salt跟password进行hash；得到的结果跟保存在DB中的hash进行比对。</w:t>
      </w:r>
    </w:p>
    <w:p w14:paraId="6537885D" w14:textId="1E7747F5" w:rsidR="00DB06E8" w:rsidRDefault="00DB06E8" w:rsidP="009773F8">
      <w:pPr>
        <w:rPr>
          <w:rFonts w:hint="eastAsia"/>
        </w:rPr>
      </w:pPr>
    </w:p>
    <w:p w14:paraId="4AFB9026" w14:textId="77777777" w:rsidR="00DB06E8" w:rsidRDefault="00DB06E8" w:rsidP="009773F8">
      <w:pPr>
        <w:rPr>
          <w:rFonts w:hint="eastAsia"/>
        </w:rPr>
      </w:pPr>
    </w:p>
    <w:p w14:paraId="0A454C08" w14:textId="1F82830F" w:rsidR="00254E03" w:rsidRDefault="00254E03" w:rsidP="009773F8">
      <w:pPr>
        <w:rPr>
          <w:rFonts w:hint="eastAsia"/>
        </w:rPr>
      </w:pPr>
    </w:p>
    <w:p w14:paraId="119B4693" w14:textId="77777777" w:rsidR="004F4E46" w:rsidRDefault="004F4E46" w:rsidP="004F4E46">
      <w:pPr>
        <w:pStyle w:val="1"/>
        <w:rPr>
          <w:rFonts w:hint="eastAsia"/>
        </w:rPr>
      </w:pPr>
      <w:r>
        <w:rPr>
          <w:rFonts w:hint="eastAsia"/>
        </w:rPr>
        <w:t>未支付订单如何处理？</w:t>
      </w:r>
    </w:p>
    <w:p w14:paraId="0CEF382B" w14:textId="77777777" w:rsidR="004F4E46" w:rsidRDefault="004F4E46" w:rsidP="004F4E46">
      <w:pPr>
        <w:rPr>
          <w:rFonts w:hint="eastAsia"/>
        </w:rPr>
      </w:pPr>
      <w:r>
        <w:rPr>
          <w:rFonts w:hint="eastAsia"/>
        </w:rPr>
        <w:t>基于</w:t>
      </w:r>
      <w:r>
        <w:t>RabbitMQ延迟队列处理未支付订单</w:t>
      </w:r>
    </w:p>
    <w:p w14:paraId="504A7707" w14:textId="77777777" w:rsidR="004F4E46" w:rsidRDefault="004F4E46" w:rsidP="004F4E46">
      <w:pPr>
        <w:rPr>
          <w:rFonts w:hint="eastAsia"/>
        </w:rPr>
      </w:pPr>
      <w:r>
        <w:t>1）创建订单的同时向MQ发送一条消息给一个队列并设置消息的TTL（过期时间），比如：设置30分钟，由于该队列设置了死信交换机，30分钟后消息将投递到死信交换机。</w:t>
      </w:r>
    </w:p>
    <w:p w14:paraId="53C5243A" w14:textId="77777777" w:rsidR="004F4E46" w:rsidRDefault="004F4E46" w:rsidP="004F4E46">
      <w:pPr>
        <w:rPr>
          <w:rFonts w:hint="eastAsia"/>
        </w:rPr>
      </w:pPr>
      <w:r>
        <w:t>2）当消息过期，消息发到了死信交换机，同时发给了死信队列（死信队列绑定了死信交换机）</w:t>
      </w:r>
    </w:p>
    <w:p w14:paraId="4D0BB95C" w14:textId="77777777" w:rsidR="004F4E46" w:rsidRDefault="004F4E46" w:rsidP="004F4E46">
      <w:pPr>
        <w:rPr>
          <w:rFonts w:hint="eastAsia"/>
        </w:rPr>
      </w:pPr>
      <w:r>
        <w:t>3）程序监听了死信队列，收到了过期的订单。</w:t>
      </w:r>
    </w:p>
    <w:p w14:paraId="55D2D4AA" w14:textId="77777777" w:rsidR="004F4E46" w:rsidRDefault="004F4E46" w:rsidP="004F4E46">
      <w:pPr>
        <w:rPr>
          <w:rFonts w:hint="eastAsia"/>
        </w:rPr>
      </w:pPr>
      <w:r>
        <w:lastRenderedPageBreak/>
        <w:t>4）程序收到消息判断如果订单未支付则取消订单。如果说已支付不用处理。</w:t>
      </w:r>
    </w:p>
    <w:p w14:paraId="14355A39" w14:textId="77777777" w:rsidR="004F4E46" w:rsidRDefault="004F4E46" w:rsidP="004F4E46">
      <w:pPr>
        <w:rPr>
          <w:rFonts w:hint="eastAsia"/>
        </w:rPr>
      </w:pPr>
    </w:p>
    <w:p w14:paraId="5DD2F5BA" w14:textId="77777777" w:rsidR="004F4E46" w:rsidRDefault="004F4E46" w:rsidP="004F4E46">
      <w:pPr>
        <w:rPr>
          <w:rFonts w:hint="eastAsia"/>
        </w:rPr>
      </w:pPr>
    </w:p>
    <w:p w14:paraId="0129C32E" w14:textId="77777777" w:rsidR="004F4E46" w:rsidRDefault="004F4E46" w:rsidP="004F4E46">
      <w:pPr>
        <w:pStyle w:val="1"/>
        <w:rPr>
          <w:rFonts w:hint="eastAsia"/>
        </w:rPr>
      </w:pPr>
      <w:r>
        <w:rPr>
          <w:rFonts w:hint="eastAsia"/>
        </w:rPr>
        <w:t>如何保证</w:t>
      </w:r>
      <w:r>
        <w:t>RabbitMQ的消息可靠性?</w:t>
      </w:r>
    </w:p>
    <w:p w14:paraId="3895982E" w14:textId="77777777" w:rsidR="00F305C4" w:rsidRDefault="00F305C4" w:rsidP="00F305C4">
      <w:pPr>
        <w:pStyle w:val="a7"/>
        <w:numPr>
          <w:ilvl w:val="0"/>
          <w:numId w:val="3"/>
        </w:numPr>
        <w:ind w:firstLineChars="0"/>
        <w:rPr>
          <w:rFonts w:hint="eastAsia"/>
        </w:rPr>
      </w:pPr>
      <w:r>
        <w:rPr>
          <w:rFonts w:hint="eastAsia"/>
        </w:rPr>
        <w:t>发送消息前</w:t>
      </w:r>
    </w:p>
    <w:p w14:paraId="6CB3F3D6" w14:textId="1076CCA5" w:rsidR="00F305C4" w:rsidRDefault="00F305C4" w:rsidP="00F305C4">
      <w:pPr>
        <w:rPr>
          <w:rFonts w:hint="eastAsia"/>
        </w:rPr>
      </w:pPr>
      <w:r>
        <w:rPr>
          <w:rFonts w:hint="eastAsia"/>
        </w:rPr>
        <w:t>使用数据库事务将消息保证到数据库表中</w:t>
      </w:r>
    </w:p>
    <w:p w14:paraId="6E3794D0" w14:textId="4E9E417E" w:rsidR="00F305C4" w:rsidRDefault="00F305C4" w:rsidP="00F305C4">
      <w:pPr>
        <w:rPr>
          <w:rFonts w:hint="eastAsia"/>
        </w:rPr>
      </w:pPr>
      <w:r>
        <w:rPr>
          <w:rFonts w:hint="eastAsia"/>
        </w:rPr>
        <w:t>成功发送到交换机将消息从数据库中删除</w:t>
      </w:r>
    </w:p>
    <w:p w14:paraId="04CCF768" w14:textId="77777777" w:rsidR="00F305C4" w:rsidRDefault="00F305C4" w:rsidP="004F4E46">
      <w:pPr>
        <w:rPr>
          <w:rFonts w:hint="eastAsia"/>
        </w:rPr>
      </w:pPr>
    </w:p>
    <w:p w14:paraId="3A3170B0" w14:textId="44BEA867" w:rsidR="004F4E46" w:rsidRDefault="004F4E46" w:rsidP="00CD42EA">
      <w:pPr>
        <w:pStyle w:val="a7"/>
        <w:numPr>
          <w:ilvl w:val="0"/>
          <w:numId w:val="3"/>
        </w:numPr>
        <w:ind w:firstLineChars="0"/>
        <w:rPr>
          <w:rFonts w:hint="eastAsia"/>
        </w:rPr>
      </w:pPr>
      <w:r>
        <w:t>设置消息持久化</w:t>
      </w:r>
    </w:p>
    <w:p w14:paraId="15BCD387" w14:textId="77777777" w:rsidR="004F4E46" w:rsidRDefault="004F4E46" w:rsidP="004F4E46">
      <w:pPr>
        <w:rPr>
          <w:rFonts w:hint="eastAsia"/>
        </w:rPr>
      </w:pPr>
      <w:r>
        <w:rPr>
          <w:rFonts w:hint="eastAsia"/>
        </w:rPr>
        <w:t>首先设置交换机支持持久化（定义交换机时设置持久化为</w:t>
      </w:r>
      <w:r>
        <w:t>true）</w:t>
      </w:r>
    </w:p>
    <w:p w14:paraId="080B9AD8" w14:textId="77777777" w:rsidR="004F4E46" w:rsidRDefault="004F4E46" w:rsidP="004F4E46">
      <w:pPr>
        <w:rPr>
          <w:rFonts w:hint="eastAsia"/>
        </w:rPr>
      </w:pPr>
      <w:r>
        <w:rPr>
          <w:rFonts w:hint="eastAsia"/>
        </w:rPr>
        <w:t>其次设置队列支持持久化（定义队列时设置持久化为</w:t>
      </w:r>
      <w:r>
        <w:t>true）</w:t>
      </w:r>
    </w:p>
    <w:p w14:paraId="3A4F54D9" w14:textId="2490BA5C" w:rsidR="00F305C4" w:rsidRDefault="004F4E46" w:rsidP="004F4E46">
      <w:pPr>
        <w:rPr>
          <w:rFonts w:hint="eastAsia"/>
        </w:rPr>
      </w:pPr>
      <w:r>
        <w:rPr>
          <w:rFonts w:hint="eastAsia"/>
        </w:rPr>
        <w:t>发送消息时设置消息要持久化</w:t>
      </w:r>
    </w:p>
    <w:p w14:paraId="6C8E63A4" w14:textId="3601A293" w:rsidR="00F305C4" w:rsidRDefault="00F305C4" w:rsidP="004F4E46">
      <w:pPr>
        <w:rPr>
          <w:rFonts w:hint="eastAsia"/>
        </w:rPr>
      </w:pPr>
      <w:r w:rsidRPr="00F305C4">
        <w:rPr>
          <w:noProof/>
        </w:rPr>
        <w:drawing>
          <wp:inline distT="0" distB="0" distL="0" distR="0" wp14:anchorId="77C6B039" wp14:editId="5593DCF6">
            <wp:extent cx="6645910" cy="6635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663575"/>
                    </a:xfrm>
                    <a:prstGeom prst="rect">
                      <a:avLst/>
                    </a:prstGeom>
                  </pic:spPr>
                </pic:pic>
              </a:graphicData>
            </a:graphic>
          </wp:inline>
        </w:drawing>
      </w:r>
    </w:p>
    <w:p w14:paraId="71128189" w14:textId="77777777" w:rsidR="004F4E46" w:rsidRDefault="004F4E46" w:rsidP="00CD42EA">
      <w:pPr>
        <w:pStyle w:val="a7"/>
        <w:numPr>
          <w:ilvl w:val="0"/>
          <w:numId w:val="3"/>
        </w:numPr>
        <w:ind w:firstLineChars="0"/>
        <w:rPr>
          <w:rFonts w:hint="eastAsia"/>
        </w:rPr>
      </w:pPr>
      <w:r>
        <w:t>2、消费者收到消息处理完成要确认</w:t>
      </w:r>
    </w:p>
    <w:p w14:paraId="6E004D97" w14:textId="77777777" w:rsidR="004F4E46" w:rsidRDefault="004F4E46" w:rsidP="004F4E46">
      <w:pPr>
        <w:rPr>
          <w:rFonts w:hint="eastAsia"/>
        </w:rPr>
      </w:pPr>
      <w:r>
        <w:rPr>
          <w:rFonts w:hint="eastAsia"/>
        </w:rPr>
        <w:t>设置</w:t>
      </w:r>
      <w:r>
        <w:t xml:space="preserve"> 消费者确认模式为自动确认 acknowledge-mode=auto ，当程序处理正常没有</w:t>
      </w:r>
      <w:proofErr w:type="gramStart"/>
      <w:r>
        <w:t>异常会</w:t>
      </w:r>
      <w:proofErr w:type="gramEnd"/>
      <w:r>
        <w:t>发送ack，抛出异常则发送</w:t>
      </w:r>
      <w:proofErr w:type="spellStart"/>
      <w:r>
        <w:t>nack</w:t>
      </w:r>
      <w:proofErr w:type="spellEnd"/>
    </w:p>
    <w:p w14:paraId="1CAD9E8E" w14:textId="77777777" w:rsidR="004F4E46" w:rsidRDefault="004F4E46" w:rsidP="004F4E46">
      <w:pPr>
        <w:rPr>
          <w:rFonts w:hint="eastAsia"/>
        </w:rPr>
      </w:pPr>
      <w:r>
        <w:rPr>
          <w:rFonts w:hint="eastAsia"/>
        </w:rPr>
        <w:t>也可以设置为手动确认，在程序处理完成的代码处手动发送</w:t>
      </w:r>
      <w:r>
        <w:t>ack。</w:t>
      </w:r>
    </w:p>
    <w:p w14:paraId="4BA87B70" w14:textId="77777777" w:rsidR="004F4E46" w:rsidRDefault="004F4E46" w:rsidP="00CD42EA">
      <w:pPr>
        <w:pStyle w:val="a7"/>
        <w:numPr>
          <w:ilvl w:val="0"/>
          <w:numId w:val="3"/>
        </w:numPr>
        <w:ind w:firstLineChars="0"/>
        <w:rPr>
          <w:rFonts w:hint="eastAsia"/>
        </w:rPr>
      </w:pPr>
      <w:r>
        <w:t>3、消费失败重试</w:t>
      </w:r>
    </w:p>
    <w:p w14:paraId="199446F7" w14:textId="2D96A4FE" w:rsidR="004F4E46" w:rsidRDefault="004F4E46" w:rsidP="004F4E46">
      <w:pPr>
        <w:rPr>
          <w:rFonts w:hint="eastAsia"/>
        </w:rPr>
      </w:pPr>
      <w:r>
        <w:rPr>
          <w:rFonts w:hint="eastAsia"/>
        </w:rPr>
        <w:t>消费失败后在消费者本地进行重试，达到最大重试次数</w:t>
      </w:r>
      <w:r w:rsidR="00F305C4">
        <w:rPr>
          <w:rFonts w:hint="eastAsia"/>
        </w:rPr>
        <w:t>（3次）</w:t>
      </w:r>
      <w:r>
        <w:rPr>
          <w:rFonts w:hint="eastAsia"/>
        </w:rPr>
        <w:t>会将失败消息投递到指定交换机，交换机绑定一个异常消息队列，程序监听这个队列收到异常消息后放在数据库中单独处理，或由人工处理。</w:t>
      </w:r>
    </w:p>
    <w:p w14:paraId="68732BF3" w14:textId="77777777" w:rsidR="004F4E46" w:rsidRDefault="004F4E46" w:rsidP="004F4E46">
      <w:pPr>
        <w:rPr>
          <w:rFonts w:hint="eastAsia"/>
        </w:rPr>
      </w:pPr>
    </w:p>
    <w:p w14:paraId="2569E84A" w14:textId="77777777" w:rsidR="004F4E46" w:rsidRDefault="004F4E46" w:rsidP="004F4E46">
      <w:pPr>
        <w:rPr>
          <w:rFonts w:hint="eastAsia"/>
        </w:rPr>
      </w:pPr>
    </w:p>
    <w:p w14:paraId="6B011EA5" w14:textId="77777777" w:rsidR="004F4E46" w:rsidRDefault="004F4E46" w:rsidP="004F4E46">
      <w:pPr>
        <w:pStyle w:val="1"/>
        <w:rPr>
          <w:rFonts w:hint="eastAsia"/>
        </w:rPr>
      </w:pPr>
      <w:r>
        <w:rPr>
          <w:rFonts w:hint="eastAsia"/>
        </w:rPr>
        <w:t>如何避免消息重复消费？</w:t>
      </w:r>
    </w:p>
    <w:p w14:paraId="25018FE3" w14:textId="77777777" w:rsidR="004F4E46" w:rsidRDefault="004F4E46" w:rsidP="004F4E46">
      <w:pPr>
        <w:pStyle w:val="a7"/>
        <w:numPr>
          <w:ilvl w:val="0"/>
          <w:numId w:val="3"/>
        </w:numPr>
        <w:ind w:firstLineChars="0"/>
        <w:rPr>
          <w:rFonts w:hint="eastAsia"/>
        </w:rPr>
      </w:pPr>
      <w:r>
        <w:rPr>
          <w:rFonts w:hint="eastAsia"/>
        </w:rPr>
        <w:t>重复投递的原因：等待超时后需要重试。</w:t>
      </w:r>
    </w:p>
    <w:p w14:paraId="47F9B954" w14:textId="77777777" w:rsidR="004F4E46" w:rsidRDefault="004F4E46" w:rsidP="004F4E46">
      <w:pPr>
        <w:rPr>
          <w:rFonts w:hint="eastAsia"/>
        </w:rPr>
      </w:pPr>
      <w:r>
        <w:rPr>
          <w:rFonts w:hint="eastAsia"/>
        </w:rPr>
        <w:t>避免重复投递：消息生产时，</w:t>
      </w:r>
      <w:r w:rsidRPr="00986E5B">
        <w:rPr>
          <w:rFonts w:hint="eastAsia"/>
          <w:highlight w:val="yellow"/>
        </w:rPr>
        <w:t>生产者发送的消息携带一个</w:t>
      </w:r>
      <w:r w:rsidRPr="00986E5B">
        <w:rPr>
          <w:highlight w:val="yellow"/>
        </w:rPr>
        <w:t>`Message ID</w:t>
      </w:r>
      <w:r>
        <w:t>`（全局唯一ID），</w:t>
      </w:r>
    </w:p>
    <w:p w14:paraId="52479864" w14:textId="77777777" w:rsidR="004F4E46" w:rsidRDefault="004F4E46" w:rsidP="004F4E46">
      <w:pPr>
        <w:rPr>
          <w:rFonts w:hint="eastAsia"/>
        </w:rPr>
      </w:pPr>
      <w:r>
        <w:rPr>
          <w:rFonts w:hint="eastAsia"/>
        </w:rPr>
        <w:t>作为去重和</w:t>
      </w:r>
      <w:proofErr w:type="gramStart"/>
      <w:r>
        <w:rPr>
          <w:rFonts w:hint="eastAsia"/>
        </w:rPr>
        <w:t>幂</w:t>
      </w:r>
      <w:proofErr w:type="gramEnd"/>
      <w:r>
        <w:rPr>
          <w:rFonts w:hint="eastAsia"/>
        </w:rPr>
        <w:t>等的依据，避免重复的消息进入队列</w:t>
      </w:r>
    </w:p>
    <w:p w14:paraId="1FAE1C1B" w14:textId="77777777" w:rsidR="004F4E46" w:rsidRDefault="004F4E46" w:rsidP="004F4E46">
      <w:pPr>
        <w:rPr>
          <w:rFonts w:hint="eastAsia"/>
        </w:rPr>
      </w:pPr>
      <w:r>
        <w:t xml:space="preserve"> </w:t>
      </w:r>
    </w:p>
    <w:p w14:paraId="7579013C" w14:textId="77777777" w:rsidR="004F4E46" w:rsidRDefault="004F4E46" w:rsidP="004F4E46">
      <w:pPr>
        <w:pStyle w:val="a7"/>
        <w:numPr>
          <w:ilvl w:val="0"/>
          <w:numId w:val="3"/>
        </w:numPr>
        <w:ind w:firstLineChars="0"/>
        <w:rPr>
          <w:rFonts w:hint="eastAsia"/>
        </w:rPr>
      </w:pPr>
      <w:r>
        <w:rPr>
          <w:rFonts w:hint="eastAsia"/>
        </w:rPr>
        <w:t>重复消费的原因：消费者接收消息后，在确认之前断开了连接或者取消订阅，</w:t>
      </w:r>
    </w:p>
    <w:p w14:paraId="3E315B4D" w14:textId="77777777" w:rsidR="004F4E46" w:rsidRDefault="004F4E46" w:rsidP="004F4E46">
      <w:pPr>
        <w:rPr>
          <w:rFonts w:hint="eastAsia"/>
        </w:rPr>
      </w:pPr>
      <w:r>
        <w:rPr>
          <w:rFonts w:hint="eastAsia"/>
        </w:rPr>
        <w:t>消息会被重新分发给下一个订阅的消费者。</w:t>
      </w:r>
    </w:p>
    <w:p w14:paraId="6CEA9A1B" w14:textId="0688603C" w:rsidR="00254E03" w:rsidRDefault="004F4E46" w:rsidP="004F4E46">
      <w:pPr>
        <w:rPr>
          <w:rFonts w:hint="eastAsia"/>
        </w:rPr>
      </w:pPr>
      <w:r>
        <w:rPr>
          <w:rFonts w:hint="eastAsia"/>
        </w:rPr>
        <w:t>避免重复消费：消息消费时，要求</w:t>
      </w:r>
      <w:r w:rsidRPr="004028F2">
        <w:rPr>
          <w:rFonts w:hint="eastAsia"/>
          <w:color w:val="FF0000"/>
        </w:rPr>
        <w:t>消息体</w:t>
      </w:r>
      <w:r>
        <w:rPr>
          <w:rFonts w:hint="eastAsia"/>
        </w:rPr>
        <w:t>中必须要有一个</w:t>
      </w:r>
      <w:r w:rsidRPr="00BD66C7">
        <w:rPr>
          <w:rFonts w:hint="eastAsia"/>
          <w:color w:val="FF0000"/>
        </w:rPr>
        <w:t>全局唯一</w:t>
      </w:r>
      <w:r w:rsidRPr="00BD66C7">
        <w:rPr>
          <w:color w:val="FF0000"/>
        </w:rPr>
        <w:t>ID</w:t>
      </w:r>
      <w:r>
        <w:t>，作为去重和</w:t>
      </w:r>
      <w:proofErr w:type="gramStart"/>
      <w:r>
        <w:t>幂</w:t>
      </w:r>
      <w:proofErr w:type="gramEnd"/>
      <w:r>
        <w:t>等的依据，避免同一条消息被重复消费。</w:t>
      </w:r>
    </w:p>
    <w:p w14:paraId="160B297E" w14:textId="454380D8" w:rsidR="00254E03" w:rsidRDefault="00254E03" w:rsidP="009773F8">
      <w:pPr>
        <w:rPr>
          <w:rFonts w:hint="eastAsia"/>
        </w:rPr>
      </w:pPr>
    </w:p>
    <w:p w14:paraId="49B2AF8A" w14:textId="13D0E3F5" w:rsidR="00254E03" w:rsidRDefault="00D06F02" w:rsidP="009773F8">
      <w:pPr>
        <w:rPr>
          <w:rFonts w:hint="eastAsia"/>
        </w:rPr>
      </w:pPr>
      <w:r>
        <w:rPr>
          <w:noProof/>
        </w:rPr>
        <w:lastRenderedPageBreak/>
        <mc:AlternateContent>
          <mc:Choice Requires="wpi">
            <w:drawing>
              <wp:anchor distT="0" distB="0" distL="114300" distR="114300" simplePos="0" relativeHeight="251671552" behindDoc="0" locked="0" layoutInCell="1" allowOverlap="1" wp14:anchorId="4FC5EEE4" wp14:editId="75F0782A">
                <wp:simplePos x="0" y="0"/>
                <wp:positionH relativeFrom="column">
                  <wp:posOffset>-1567805</wp:posOffset>
                </wp:positionH>
                <wp:positionV relativeFrom="paragraph">
                  <wp:posOffset>1735800</wp:posOffset>
                </wp:positionV>
                <wp:extent cx="360" cy="360"/>
                <wp:effectExtent l="38100" t="38100" r="57150" b="57150"/>
                <wp:wrapNone/>
                <wp:docPr id="1821578755" name="墨迹 1"/>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029165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 o:spid="_x0000_s1026" type="#_x0000_t75" style="position:absolute;left:0;text-align:left;margin-left:-124.15pt;margin-top:136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ix4qsNQBAACbBAAAEAAAAAAAAAAA&#10;AAAAAADQAwAAZHJzL2luay9pbmsxLnhtbFBLAQItABQABgAIAAAAIQBajKW83wAAAA0BAAAPAAAA&#10;AAAAAAAAAAAAANIFAABkcnMvZG93bnJldi54bWxQSwECLQAUAAYACAAAACEAeRi8nb8AAAAhAQAA&#10;GQAAAAAAAAAAAAAAAADeBgAAZHJzL19yZWxzL2Uyb0RvYy54bWwucmVsc1BLBQYAAAAABgAGAHgB&#10;AADUBwAAAAA=&#10;">
                <v:imagedata r:id="rId47" o:title=""/>
              </v:shape>
            </w:pict>
          </mc:Fallback>
        </mc:AlternateContent>
      </w:r>
      <w:ins w:id="1" w:author="yt18352863625@126.com" w:date="2023-08-27T16:00:00Z">
        <w:r w:rsidR="009734B7">
          <w:rPr>
            <w:noProof/>
          </w:rPr>
          <mc:AlternateContent>
            <mc:Choice Requires="wpi">
              <w:drawing>
                <wp:anchor distT="0" distB="0" distL="114300" distR="114300" simplePos="0" relativeHeight="251670528" behindDoc="0" locked="0" layoutInCell="1" allowOverlap="1" wp14:anchorId="56CB356B" wp14:editId="7F591D79">
                  <wp:simplePos x="0" y="0"/>
                  <wp:positionH relativeFrom="column">
                    <wp:posOffset>112675</wp:posOffset>
                  </wp:positionH>
                  <wp:positionV relativeFrom="paragraph">
                    <wp:posOffset>2031566</wp:posOffset>
                  </wp:positionV>
                  <wp:extent cx="4227840" cy="25920"/>
                  <wp:effectExtent l="38100" t="38100" r="39370" b="50800"/>
                  <wp:wrapNone/>
                  <wp:docPr id="706292328" name="墨迹 2"/>
                  <wp:cNvGraphicFramePr/>
                  <a:graphic xmlns:a="http://schemas.openxmlformats.org/drawingml/2006/main">
                    <a:graphicData uri="http://schemas.microsoft.com/office/word/2010/wordprocessingInk">
                      <w14:contentPart bwMode="auto" r:id="rId48">
                        <w14:nvContentPartPr>
                          <w14:cNvContentPartPr/>
                        </w14:nvContentPartPr>
                        <w14:xfrm>
                          <a:off x="0" y="0"/>
                          <a:ext cx="4227840" cy="25920"/>
                        </w14:xfrm>
                      </w14:contentPart>
                    </a:graphicData>
                  </a:graphic>
                </wp:anchor>
              </w:drawing>
            </mc:Choice>
            <mc:Fallback>
              <w:pict>
                <v:shapetype w14:anchorId="2F19B5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 o:spid="_x0000_s1026" type="#_x0000_t75" style="position:absolute;left:0;text-align:left;margin-left:8.15pt;margin-top:159.25pt;width:334.3pt;height: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">
                  <v:imagedata r:id="rId49" o:title=""/>
                </v:shape>
              </w:pict>
            </mc:Fallback>
          </mc:AlternateContent>
        </w:r>
        <w:r w:rsidR="009734B7">
          <w:rPr>
            <w:noProof/>
          </w:rPr>
          <mc:AlternateContent>
            <mc:Choice Requires="wpi">
              <w:drawing>
                <wp:anchor distT="0" distB="0" distL="114300" distR="114300" simplePos="0" relativeHeight="251669504" behindDoc="0" locked="0" layoutInCell="1" allowOverlap="1" wp14:anchorId="04B31FD5" wp14:editId="0D956B05">
                  <wp:simplePos x="0" y="0"/>
                  <wp:positionH relativeFrom="column">
                    <wp:posOffset>3621955</wp:posOffset>
                  </wp:positionH>
                  <wp:positionV relativeFrom="paragraph">
                    <wp:posOffset>1847606</wp:posOffset>
                  </wp:positionV>
                  <wp:extent cx="2849760" cy="38160"/>
                  <wp:effectExtent l="38100" t="38100" r="46355" b="57150"/>
                  <wp:wrapNone/>
                  <wp:docPr id="1657202838" name="墨迹 1"/>
                  <wp:cNvGraphicFramePr/>
                  <a:graphic xmlns:a="http://schemas.openxmlformats.org/drawingml/2006/main">
                    <a:graphicData uri="http://schemas.microsoft.com/office/word/2010/wordprocessingInk">
                      <w14:contentPart bwMode="auto" r:id="rId50">
                        <w14:nvContentPartPr>
                          <w14:cNvContentPartPr/>
                        </w14:nvContentPartPr>
                        <w14:xfrm>
                          <a:off x="0" y="0"/>
                          <a:ext cx="2849760" cy="38160"/>
                        </w14:xfrm>
                      </w14:contentPart>
                    </a:graphicData>
                  </a:graphic>
                </wp:anchor>
              </w:drawing>
            </mc:Choice>
            <mc:Fallback>
              <w:pict>
                <v:shape w14:anchorId="6646C51B" id="墨迹 1" o:spid="_x0000_s1026" type="#_x0000_t75" style="position:absolute;left:0;text-align:left;margin-left:284.5pt;margin-top:144.8pt;width:225.85pt;height:4.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">
                  <v:imagedata r:id="rId51" o:title=""/>
                </v:shape>
              </w:pict>
            </mc:Fallback>
          </mc:AlternateContent>
        </w:r>
      </w:ins>
      <w:r w:rsidR="004028F2" w:rsidRPr="004028F2">
        <w:rPr>
          <w:noProof/>
        </w:rPr>
        <w:drawing>
          <wp:inline distT="0" distB="0" distL="0" distR="0" wp14:anchorId="6AD8F8F7" wp14:editId="775A4DE3">
            <wp:extent cx="6645910" cy="3278505"/>
            <wp:effectExtent l="0" t="0" r="2540" b="0"/>
            <wp:docPr id="477978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3278505"/>
                    </a:xfrm>
                    <a:prstGeom prst="rect">
                      <a:avLst/>
                    </a:prstGeom>
                    <a:noFill/>
                    <a:ln>
                      <a:noFill/>
                    </a:ln>
                  </pic:spPr>
                </pic:pic>
              </a:graphicData>
            </a:graphic>
          </wp:inline>
        </w:drawing>
      </w:r>
    </w:p>
    <w:p w14:paraId="00E8E837" w14:textId="61E2BF11" w:rsidR="005A5295" w:rsidRDefault="005A5295" w:rsidP="005A5295">
      <w:pPr>
        <w:pStyle w:val="1"/>
        <w:rPr>
          <w:rFonts w:hint="eastAsia"/>
        </w:rPr>
      </w:pPr>
      <w:r w:rsidRPr="005A5295">
        <w:rPr>
          <w:rFonts w:hint="eastAsia"/>
        </w:rPr>
        <w:t>使用</w:t>
      </w:r>
      <w:r w:rsidRPr="005A5295">
        <w:t xml:space="preserve">Redis </w:t>
      </w:r>
      <w:proofErr w:type="spellStart"/>
      <w:r w:rsidR="00BD66C7">
        <w:rPr>
          <w:rFonts w:hint="eastAsia"/>
        </w:rPr>
        <w:t>set</w:t>
      </w:r>
      <w:r w:rsidRPr="005A5295">
        <w:t>Nx</w:t>
      </w:r>
      <w:proofErr w:type="spellEnd"/>
      <w:r w:rsidRPr="005A5295">
        <w:t>方式实现分布式锁</w:t>
      </w:r>
      <w:r>
        <w:rPr>
          <w:rFonts w:hint="eastAsia"/>
        </w:rPr>
        <w:t>的缺点</w:t>
      </w:r>
    </w:p>
    <w:p w14:paraId="4CFC30B1" w14:textId="383268BD" w:rsidR="00254E03" w:rsidRDefault="005A5295" w:rsidP="009773F8">
      <w:pPr>
        <w:rPr>
          <w:rFonts w:hint="eastAsia"/>
        </w:rPr>
      </w:pPr>
      <w:r w:rsidRPr="005A5295">
        <w:t>为了避免删除别的线程设置的</w:t>
      </w:r>
      <w:proofErr w:type="gramStart"/>
      <w:r w:rsidRPr="005A5295">
        <w:t>锁需要</w:t>
      </w:r>
      <w:proofErr w:type="gramEnd"/>
      <w:r w:rsidRPr="005A5295">
        <w:t>使用</w:t>
      </w:r>
      <w:proofErr w:type="spellStart"/>
      <w:r w:rsidRPr="005A5295">
        <w:t>redis</w:t>
      </w:r>
      <w:proofErr w:type="spellEnd"/>
      <w:r w:rsidRPr="005A5295">
        <w:t>去执行Lua脚本的方式去实现，这样就具有原子性，但是过期时间的值设置不存在不精确的问题。</w:t>
      </w:r>
    </w:p>
    <w:p w14:paraId="53C35F81" w14:textId="0933AD83" w:rsidR="005A5295" w:rsidRDefault="005A5295" w:rsidP="009773F8">
      <w:pPr>
        <w:rPr>
          <w:rFonts w:hint="eastAsia"/>
        </w:rPr>
      </w:pPr>
    </w:p>
    <w:p w14:paraId="1E941F4F" w14:textId="3381CD53" w:rsidR="005A5295" w:rsidRDefault="005A5295" w:rsidP="009773F8">
      <w:pPr>
        <w:rPr>
          <w:rFonts w:hint="eastAsia"/>
        </w:rPr>
      </w:pPr>
    </w:p>
    <w:p w14:paraId="15AEC8C4" w14:textId="6D58B1FC" w:rsidR="005A5295" w:rsidRDefault="005A5295" w:rsidP="009773F8">
      <w:pPr>
        <w:rPr>
          <w:rFonts w:hint="eastAsia"/>
        </w:rPr>
      </w:pPr>
    </w:p>
    <w:p w14:paraId="7EB105E2" w14:textId="683B9A52" w:rsidR="005A5295" w:rsidRDefault="005A5295" w:rsidP="009773F8">
      <w:pPr>
        <w:rPr>
          <w:rFonts w:hint="eastAsia"/>
        </w:rPr>
      </w:pPr>
    </w:p>
    <w:p w14:paraId="560929AE" w14:textId="77777777" w:rsidR="00FD1423" w:rsidRDefault="00FD1423" w:rsidP="00FD1423">
      <w:pPr>
        <w:pStyle w:val="1"/>
        <w:rPr>
          <w:rFonts w:hint="eastAsia"/>
        </w:rPr>
      </w:pPr>
      <w:r>
        <w:rPr>
          <w:rFonts w:hint="eastAsia"/>
        </w:rPr>
        <w:t>面对高并发是如何对缓存进行处理的</w:t>
      </w:r>
    </w:p>
    <w:p w14:paraId="3890DE57" w14:textId="77777777" w:rsidR="00FD1423" w:rsidRDefault="00FD1423" w:rsidP="00FD1423">
      <w:pPr>
        <w:rPr>
          <w:rFonts w:hint="eastAsia"/>
        </w:rPr>
      </w:pPr>
      <w:r>
        <w:rPr>
          <w:rFonts w:hint="eastAsia"/>
        </w:rPr>
        <w:t>首先使用</w:t>
      </w:r>
      <w:proofErr w:type="spellStart"/>
      <w:r>
        <w:t>redis</w:t>
      </w:r>
      <w:proofErr w:type="spellEnd"/>
      <w:r>
        <w:t>集群。</w:t>
      </w:r>
    </w:p>
    <w:p w14:paraId="28AE7930" w14:textId="77777777" w:rsidR="00FD1423" w:rsidRDefault="00FD1423" w:rsidP="00FD1423">
      <w:pPr>
        <w:rPr>
          <w:rFonts w:hint="eastAsia"/>
        </w:rPr>
      </w:pPr>
      <w:r>
        <w:rPr>
          <w:rFonts w:hint="eastAsia"/>
        </w:rPr>
        <w:t>其次使用分布式</w:t>
      </w:r>
      <w:proofErr w:type="gramStart"/>
      <w:r>
        <w:rPr>
          <w:rFonts w:hint="eastAsia"/>
        </w:rPr>
        <w:t>锁进行</w:t>
      </w:r>
      <w:proofErr w:type="gramEnd"/>
      <w:r>
        <w:rPr>
          <w:rFonts w:hint="eastAsia"/>
        </w:rPr>
        <w:t>控制避免</w:t>
      </w:r>
      <w:r w:rsidRPr="004B18F9">
        <w:rPr>
          <w:rFonts w:hint="eastAsia"/>
          <w:highlight w:val="yellow"/>
          <w:rPrChange w:id="2" w:author="yt18352863625@126.com" w:date="2023-08-27T18:56:00Z">
            <w:rPr>
              <w:rFonts w:hint="eastAsia"/>
            </w:rPr>
          </w:rPrChange>
        </w:rPr>
        <w:t>缓存击穿</w:t>
      </w:r>
      <w:r>
        <w:rPr>
          <w:rFonts w:hint="eastAsia"/>
        </w:rPr>
        <w:t>，通过分布式</w:t>
      </w:r>
      <w:proofErr w:type="gramStart"/>
      <w:r>
        <w:rPr>
          <w:rFonts w:hint="eastAsia"/>
        </w:rPr>
        <w:t>锁控制</w:t>
      </w:r>
      <w:proofErr w:type="gramEnd"/>
      <w:r>
        <w:rPr>
          <w:rFonts w:hint="eastAsia"/>
        </w:rPr>
        <w:t>只有一个线程去查询数据库，查完数据库后存入缓存。</w:t>
      </w:r>
    </w:p>
    <w:p w14:paraId="486BE826" w14:textId="77777777" w:rsidR="00FD1423" w:rsidRDefault="00FD1423" w:rsidP="00FD1423">
      <w:pPr>
        <w:rPr>
          <w:rFonts w:hint="eastAsia"/>
        </w:rPr>
      </w:pPr>
      <w:r>
        <w:rPr>
          <w:rFonts w:hint="eastAsia"/>
        </w:rPr>
        <w:t>我们使用</w:t>
      </w:r>
      <w:proofErr w:type="spellStart"/>
      <w:r>
        <w:t>redisson</w:t>
      </w:r>
      <w:proofErr w:type="spellEnd"/>
      <w:r>
        <w:t>实现分布锁。</w:t>
      </w:r>
    </w:p>
    <w:p w14:paraId="6EB5DF1B" w14:textId="77777777" w:rsidR="00FD1423" w:rsidRDefault="00FD1423" w:rsidP="00FD1423">
      <w:pPr>
        <w:rPr>
          <w:rFonts w:hint="eastAsia"/>
        </w:rPr>
      </w:pPr>
      <w:proofErr w:type="spellStart"/>
      <w:r>
        <w:t>redisson</w:t>
      </w:r>
      <w:proofErr w:type="spellEnd"/>
      <w:r>
        <w:t>实现Lock接口，基于此接口使用，具体方法是获取锁调用lock()方法，用完释放锁调用unlock()。</w:t>
      </w:r>
    </w:p>
    <w:p w14:paraId="523CFED3" w14:textId="69794930" w:rsidR="00FD1423" w:rsidRDefault="00FD1423" w:rsidP="00FD1423">
      <w:pPr>
        <w:rPr>
          <w:rFonts w:hint="eastAsia"/>
        </w:rPr>
      </w:pPr>
      <w:r>
        <w:rPr>
          <w:rFonts w:hint="eastAsia"/>
        </w:rPr>
        <w:t>当线程还没有执行完时会有看门狗对</w:t>
      </w:r>
      <w:proofErr w:type="gramStart"/>
      <w:r>
        <w:rPr>
          <w:rFonts w:hint="eastAsia"/>
        </w:rPr>
        <w:t>锁进行</w:t>
      </w:r>
      <w:proofErr w:type="gramEnd"/>
      <w:r>
        <w:rPr>
          <w:rFonts w:hint="eastAsia"/>
        </w:rPr>
        <w:t>续期，保证线程在执行过程中</w:t>
      </w:r>
      <w:proofErr w:type="gramStart"/>
      <w:r>
        <w:rPr>
          <w:rFonts w:hint="eastAsia"/>
        </w:rPr>
        <w:t>不会让锁过期</w:t>
      </w:r>
      <w:proofErr w:type="gramEnd"/>
      <w:r>
        <w:rPr>
          <w:rFonts w:hint="eastAsia"/>
        </w:rPr>
        <w:t>。</w:t>
      </w:r>
    </w:p>
    <w:p w14:paraId="6CF9A6D4" w14:textId="4081FE8A" w:rsidR="00FD1423" w:rsidRDefault="00FD1423" w:rsidP="00FD1423">
      <w:pPr>
        <w:rPr>
          <w:rFonts w:hint="eastAsia"/>
        </w:rPr>
      </w:pPr>
    </w:p>
    <w:p w14:paraId="560EC0C9" w14:textId="0F06B1E5" w:rsidR="00FD1423" w:rsidRDefault="00FD1423" w:rsidP="00FD1423">
      <w:pPr>
        <w:rPr>
          <w:rFonts w:hint="eastAsia"/>
        </w:rPr>
      </w:pPr>
    </w:p>
    <w:p w14:paraId="0EE34DA0" w14:textId="77777777" w:rsidR="00FD1423" w:rsidRDefault="00FD1423" w:rsidP="00FD1423">
      <w:pPr>
        <w:rPr>
          <w:rFonts w:hint="eastAsia"/>
        </w:rPr>
      </w:pPr>
    </w:p>
    <w:p w14:paraId="0908D3C6" w14:textId="1A85691C" w:rsidR="00FD1423" w:rsidRDefault="00FD1423" w:rsidP="00FD1423">
      <w:pPr>
        <w:pStyle w:val="1"/>
        <w:rPr>
          <w:rFonts w:hint="eastAsia"/>
        </w:rPr>
      </w:pPr>
      <w:r>
        <w:rPr>
          <w:rFonts w:hint="eastAsia"/>
        </w:rPr>
        <w:t>缓存雪崩问题。</w:t>
      </w:r>
    </w:p>
    <w:p w14:paraId="58A5344E" w14:textId="0FD526A5" w:rsidR="00FD1423" w:rsidRDefault="00FD1423" w:rsidP="00FD1423">
      <w:pPr>
        <w:rPr>
          <w:rFonts w:hint="eastAsia"/>
        </w:rPr>
      </w:pPr>
      <w:r>
        <w:rPr>
          <w:rFonts w:hint="eastAsia"/>
        </w:rPr>
        <w:t>如何解决缓存雪崩？</w:t>
      </w:r>
    </w:p>
    <w:p w14:paraId="7F383CC3" w14:textId="77777777" w:rsidR="00FD1423" w:rsidRDefault="00FD1423" w:rsidP="00FD1423">
      <w:pPr>
        <w:rPr>
          <w:rFonts w:hint="eastAsia"/>
        </w:rPr>
      </w:pPr>
    </w:p>
    <w:p w14:paraId="54D46914" w14:textId="77777777" w:rsidR="00FD1423" w:rsidRDefault="00FD1423" w:rsidP="00FD1423">
      <w:pPr>
        <w:rPr>
          <w:rFonts w:hint="eastAsia"/>
        </w:rPr>
      </w:pPr>
      <w:r>
        <w:t>1、使用同步</w:t>
      </w:r>
      <w:proofErr w:type="gramStart"/>
      <w:r>
        <w:t>锁控制</w:t>
      </w:r>
      <w:proofErr w:type="gramEnd"/>
      <w:r>
        <w:t>查询数据库的线程</w:t>
      </w:r>
    </w:p>
    <w:p w14:paraId="0B1E1478" w14:textId="73D00ED0" w:rsidR="00FD1423" w:rsidRDefault="00FD1423" w:rsidP="00FD1423">
      <w:pPr>
        <w:rPr>
          <w:rFonts w:hint="eastAsia"/>
        </w:rPr>
      </w:pPr>
      <w:r>
        <w:rPr>
          <w:rFonts w:hint="eastAsia"/>
        </w:rPr>
        <w:t>使用同步</w:t>
      </w:r>
      <w:proofErr w:type="gramStart"/>
      <w:r>
        <w:rPr>
          <w:rFonts w:hint="eastAsia"/>
        </w:rPr>
        <w:t>锁控制</w:t>
      </w:r>
      <w:proofErr w:type="gramEnd"/>
      <w:r>
        <w:rPr>
          <w:rFonts w:hint="eastAsia"/>
        </w:rPr>
        <w:t>查询数据库的线程，只允许有一个线程去查询数据库，查询得到数据后存入缓存。</w:t>
      </w:r>
    </w:p>
    <w:p w14:paraId="5E50D616" w14:textId="5E31FBF5" w:rsidR="00FD1423" w:rsidRDefault="00FD1423" w:rsidP="00FD1423">
      <w:pPr>
        <w:rPr>
          <w:rFonts w:hint="eastAsia"/>
        </w:rPr>
      </w:pPr>
    </w:p>
    <w:p w14:paraId="44C20DE5" w14:textId="77777777" w:rsidR="00FD1423" w:rsidRDefault="00FD1423" w:rsidP="00FD1423">
      <w:pPr>
        <w:rPr>
          <w:rFonts w:hint="eastAsia"/>
        </w:rPr>
      </w:pPr>
      <w:r>
        <w:lastRenderedPageBreak/>
        <w:t>2、对同一类型信息的key设置不同的过期时间</w:t>
      </w:r>
    </w:p>
    <w:p w14:paraId="3E9BCA69" w14:textId="6D8AE3F5" w:rsidR="00FD1423" w:rsidRDefault="00FD1423" w:rsidP="00FD1423">
      <w:pPr>
        <w:rPr>
          <w:rFonts w:hint="eastAsia"/>
        </w:rPr>
      </w:pPr>
      <w:r>
        <w:rPr>
          <w:rFonts w:hint="eastAsia"/>
        </w:rPr>
        <w:t>通常对一类信息的</w:t>
      </w:r>
      <w:r>
        <w:t>key设置的过期时间是相同的，这里可以在原有固定时间的基础上加上一个随机时间使它们的过期时间都不相同。</w:t>
      </w:r>
    </w:p>
    <w:p w14:paraId="045818C8" w14:textId="42BB5DFD" w:rsidR="00FD1423" w:rsidRDefault="00FD1423" w:rsidP="00FD1423">
      <w:pPr>
        <w:rPr>
          <w:rFonts w:hint="eastAsia"/>
        </w:rPr>
      </w:pPr>
    </w:p>
    <w:p w14:paraId="3BC16D77" w14:textId="77777777" w:rsidR="00FD1423" w:rsidRDefault="00FD1423" w:rsidP="00FD1423">
      <w:pPr>
        <w:rPr>
          <w:rFonts w:hint="eastAsia"/>
        </w:rPr>
      </w:pPr>
      <w:r>
        <w:t>3、缓存预热</w:t>
      </w:r>
    </w:p>
    <w:p w14:paraId="291188A1" w14:textId="06914A2C" w:rsidR="00FD1423" w:rsidRDefault="00FD1423" w:rsidP="00FD1423">
      <w:pPr>
        <w:rPr>
          <w:rFonts w:hint="eastAsia"/>
        </w:rPr>
      </w:pPr>
      <w:r>
        <w:rPr>
          <w:rFonts w:hint="eastAsia"/>
        </w:rPr>
        <w:t>不用等到请求到来再去查询数据库存入缓存，可以提前将数据存入缓存。使用缓存预热机制通常有专门的后台程序去将数据库的数据同步到缓存。</w:t>
      </w:r>
    </w:p>
    <w:p w14:paraId="14F83F75" w14:textId="12A72859" w:rsidR="00FD1423" w:rsidRDefault="00FD1423" w:rsidP="00FD1423">
      <w:pPr>
        <w:rPr>
          <w:rFonts w:hint="eastAsia"/>
        </w:rPr>
      </w:pPr>
    </w:p>
    <w:p w14:paraId="31C3A4B1" w14:textId="0ED72898" w:rsidR="00FD1423" w:rsidRDefault="00FD1423" w:rsidP="00FD1423">
      <w:pPr>
        <w:rPr>
          <w:rFonts w:hint="eastAsia"/>
        </w:rPr>
      </w:pPr>
    </w:p>
    <w:p w14:paraId="6F3D01F1" w14:textId="128079A2" w:rsidR="00FD1423" w:rsidRDefault="00FD1423" w:rsidP="00FD1423">
      <w:pPr>
        <w:rPr>
          <w:rFonts w:hint="eastAsia"/>
        </w:rPr>
      </w:pPr>
    </w:p>
    <w:p w14:paraId="65C6F1B9" w14:textId="1C34370D" w:rsidR="00FD1423" w:rsidRDefault="00FD1423" w:rsidP="00FD1423">
      <w:pPr>
        <w:rPr>
          <w:rFonts w:hint="eastAsia"/>
        </w:rPr>
      </w:pPr>
    </w:p>
    <w:p w14:paraId="1A30B655" w14:textId="0300E7E3" w:rsidR="00FD1423" w:rsidRDefault="00FD1423" w:rsidP="00FD1423">
      <w:pPr>
        <w:pStyle w:val="1"/>
        <w:rPr>
          <w:rFonts w:hint="eastAsia"/>
        </w:rPr>
      </w:pPr>
      <w:r>
        <w:rPr>
          <w:rFonts w:hint="eastAsia"/>
        </w:rPr>
        <w:t>缓存击穿问题</w:t>
      </w:r>
    </w:p>
    <w:p w14:paraId="774634DD" w14:textId="4B74784E" w:rsidR="00FD1423" w:rsidRDefault="00FD1423" w:rsidP="00FD1423">
      <w:pPr>
        <w:rPr>
          <w:rFonts w:hint="eastAsia"/>
        </w:rPr>
      </w:pPr>
      <w:r>
        <w:rPr>
          <w:rFonts w:hint="eastAsia"/>
        </w:rPr>
        <w:t>如何解决缓存击穿？</w:t>
      </w:r>
    </w:p>
    <w:p w14:paraId="4E3832CF" w14:textId="77777777" w:rsidR="00FD1423" w:rsidRDefault="00FD1423" w:rsidP="00FD1423">
      <w:pPr>
        <w:rPr>
          <w:rFonts w:hint="eastAsia"/>
        </w:rPr>
      </w:pPr>
    </w:p>
    <w:p w14:paraId="5B67021D" w14:textId="77777777" w:rsidR="00FD1423" w:rsidRDefault="00FD1423" w:rsidP="00FD1423">
      <w:pPr>
        <w:rPr>
          <w:rFonts w:hint="eastAsia"/>
        </w:rPr>
      </w:pPr>
      <w:r>
        <w:t>1、使用同步</w:t>
      </w:r>
      <w:proofErr w:type="gramStart"/>
      <w:r>
        <w:t>锁控制</w:t>
      </w:r>
      <w:proofErr w:type="gramEnd"/>
      <w:r>
        <w:t>查询数据库的线程</w:t>
      </w:r>
    </w:p>
    <w:p w14:paraId="54CCA5F0" w14:textId="19C8E7E2" w:rsidR="00FD1423" w:rsidRDefault="00FD1423" w:rsidP="00FD1423">
      <w:pPr>
        <w:rPr>
          <w:rFonts w:hint="eastAsia"/>
        </w:rPr>
      </w:pPr>
      <w:r>
        <w:rPr>
          <w:rFonts w:hint="eastAsia"/>
        </w:rPr>
        <w:t>使用同步</w:t>
      </w:r>
      <w:proofErr w:type="gramStart"/>
      <w:r>
        <w:rPr>
          <w:rFonts w:hint="eastAsia"/>
        </w:rPr>
        <w:t>锁控制</w:t>
      </w:r>
      <w:proofErr w:type="gramEnd"/>
      <w:r>
        <w:rPr>
          <w:rFonts w:hint="eastAsia"/>
        </w:rPr>
        <w:t>查询数据库的代码，只允许有一个线程去查询数据库，查询得到数据库存入缓存。</w:t>
      </w:r>
    </w:p>
    <w:p w14:paraId="009C0BBB" w14:textId="7D7AB2B6" w:rsidR="00FD1423" w:rsidRDefault="00FD1423" w:rsidP="00FD1423">
      <w:pPr>
        <w:rPr>
          <w:rFonts w:hint="eastAsia"/>
        </w:rPr>
      </w:pPr>
    </w:p>
    <w:p w14:paraId="2E27503C" w14:textId="77777777" w:rsidR="00FD1423" w:rsidRDefault="00FD1423" w:rsidP="00FD1423">
      <w:pPr>
        <w:rPr>
          <w:rFonts w:hint="eastAsia"/>
        </w:rPr>
      </w:pPr>
      <w:r>
        <w:t>2、热点数据不过期</w:t>
      </w:r>
    </w:p>
    <w:p w14:paraId="6726EFA5" w14:textId="353DE923" w:rsidR="00FD1423" w:rsidRDefault="00FD1423" w:rsidP="00FD1423">
      <w:pPr>
        <w:rPr>
          <w:rFonts w:hint="eastAsia"/>
        </w:rPr>
      </w:pPr>
      <w:r>
        <w:rPr>
          <w:rFonts w:hint="eastAsia"/>
        </w:rPr>
        <w:t>可以由后台程序提前将热点数据加入缓存，缓存过期时间不过期，由后台程序做好缓存同步。</w:t>
      </w:r>
    </w:p>
    <w:p w14:paraId="1B42BA54" w14:textId="77777777" w:rsidR="00FD1423" w:rsidRDefault="00FD1423" w:rsidP="00FD1423">
      <w:pPr>
        <w:rPr>
          <w:rFonts w:hint="eastAsia"/>
        </w:rPr>
      </w:pPr>
    </w:p>
    <w:p w14:paraId="2CC917DA" w14:textId="77777777" w:rsidR="00FD1423" w:rsidRDefault="00FD1423" w:rsidP="00FD1423">
      <w:pPr>
        <w:rPr>
          <w:rFonts w:hint="eastAsia"/>
        </w:rPr>
      </w:pPr>
    </w:p>
    <w:p w14:paraId="32B114B8" w14:textId="79B0E0E7" w:rsidR="00FD1423" w:rsidRDefault="00FD1423" w:rsidP="00FD1423">
      <w:pPr>
        <w:pStyle w:val="1"/>
        <w:rPr>
          <w:rFonts w:hint="eastAsia"/>
        </w:rPr>
      </w:pPr>
      <w:r>
        <w:rPr>
          <w:rFonts w:hint="eastAsia"/>
        </w:rPr>
        <w:t>缓存穿透问题。</w:t>
      </w:r>
    </w:p>
    <w:p w14:paraId="47D32643" w14:textId="77777777" w:rsidR="00FD1423" w:rsidRDefault="00FD1423" w:rsidP="00FD1423">
      <w:pPr>
        <w:rPr>
          <w:rFonts w:hint="eastAsia"/>
        </w:rPr>
      </w:pPr>
      <w:r>
        <w:rPr>
          <w:rFonts w:hint="eastAsia"/>
        </w:rPr>
        <w:t>如何解决缓存穿透</w:t>
      </w:r>
      <w:r>
        <w:t>?</w:t>
      </w:r>
    </w:p>
    <w:p w14:paraId="0A6FB7F4" w14:textId="77777777" w:rsidR="00FD1423" w:rsidRDefault="00FD1423" w:rsidP="00FD1423">
      <w:pPr>
        <w:rPr>
          <w:rFonts w:hint="eastAsia"/>
        </w:rPr>
      </w:pPr>
      <w:r>
        <w:t>1、对请求增加校验机制</w:t>
      </w:r>
    </w:p>
    <w:p w14:paraId="7AF0B66C" w14:textId="5A26EC87" w:rsidR="00FD1423" w:rsidRDefault="00FD1423" w:rsidP="00FD1423">
      <w:pPr>
        <w:rPr>
          <w:rFonts w:hint="eastAsia"/>
        </w:rPr>
      </w:pPr>
      <w:r>
        <w:rPr>
          <w:rFonts w:hint="eastAsia"/>
        </w:rPr>
        <w:t>比如：课程</w:t>
      </w:r>
      <w:r>
        <w:t>Id是长整型，如果发来的不是长整型则直接返回。</w:t>
      </w:r>
    </w:p>
    <w:p w14:paraId="224CE4BD" w14:textId="77777777" w:rsidR="00FD1423" w:rsidRDefault="00FD1423" w:rsidP="00FD1423">
      <w:pPr>
        <w:rPr>
          <w:rFonts w:hint="eastAsia"/>
        </w:rPr>
      </w:pPr>
    </w:p>
    <w:p w14:paraId="7F934292" w14:textId="77777777" w:rsidR="00FD1423" w:rsidRDefault="00FD1423" w:rsidP="00FD1423">
      <w:pPr>
        <w:rPr>
          <w:rFonts w:hint="eastAsia"/>
        </w:rPr>
      </w:pPr>
      <w:r>
        <w:t>2、使用布隆过滤器</w:t>
      </w:r>
    </w:p>
    <w:p w14:paraId="4F6DC643" w14:textId="77777777" w:rsidR="00FD1423" w:rsidRDefault="00FD1423" w:rsidP="00FD1423">
      <w:pPr>
        <w:rPr>
          <w:rFonts w:hint="eastAsia"/>
        </w:rPr>
      </w:pPr>
      <w:r>
        <w:rPr>
          <w:rFonts w:hint="eastAsia"/>
        </w:rPr>
        <w:t>什么是布隆过滤器，以下摘自百度百科：</w:t>
      </w:r>
    </w:p>
    <w:p w14:paraId="415BCF7B" w14:textId="52C8E590" w:rsidR="00FD1423" w:rsidRDefault="00FD1423" w:rsidP="00FD1423">
      <w:pPr>
        <w:rPr>
          <w:rFonts w:hint="eastAsia"/>
        </w:rPr>
      </w:pPr>
      <w:r>
        <w:rPr>
          <w:rFonts w:hint="eastAsia"/>
        </w:rPr>
        <w:t>布隆过滤器可以用于检索一个元素是否在一个集合中。如果想要判断一个元素是不是在一个集合里，一般想到的是将所有元素保存起来，然后通过比较确定。链表，树等等数据结构都是这种思路</w:t>
      </w:r>
      <w:r>
        <w:t>. 但是随着集合中元素的增加，我们需要的存储空间越来越大，检索速度也越来越慢(O(n),O(</w:t>
      </w:r>
      <w:proofErr w:type="spellStart"/>
      <w:r>
        <w:t>logn</w:t>
      </w:r>
      <w:proofErr w:type="spellEnd"/>
      <w:r>
        <w:t>))。不过世界上还有一种</w:t>
      </w:r>
      <w:proofErr w:type="gramStart"/>
      <w:r>
        <w:t>叫作</w:t>
      </w:r>
      <w:proofErr w:type="gramEnd"/>
      <w:r>
        <w:t>散列表（又叫哈希表，Hash table）的数据结构。它可以通过一个Hash函数将一个元素映射成一个位阵列（Bit array）中的一个点。这样一来，我们只要看看这个点是不是1就可以知道集合中有没有它了。这就是布隆</w:t>
      </w:r>
      <w:r>
        <w:rPr>
          <w:rFonts w:hint="eastAsia"/>
        </w:rPr>
        <w:t>过滤器的基本思想。</w:t>
      </w:r>
    </w:p>
    <w:p w14:paraId="001B9EDB" w14:textId="77777777" w:rsidR="00BD66C7" w:rsidRDefault="00BD66C7" w:rsidP="00FD1423">
      <w:pPr>
        <w:rPr>
          <w:rFonts w:hint="eastAsia"/>
        </w:rPr>
      </w:pPr>
    </w:p>
    <w:p w14:paraId="7A338509" w14:textId="77777777" w:rsidR="00FD1423" w:rsidRDefault="00FD1423" w:rsidP="00FD1423">
      <w:pPr>
        <w:rPr>
          <w:rFonts w:hint="eastAsia"/>
        </w:rPr>
      </w:pPr>
      <w:r>
        <w:rPr>
          <w:rFonts w:hint="eastAsia"/>
        </w:rPr>
        <w:t>布隆过滤器的特点是，</w:t>
      </w:r>
      <w:r w:rsidRPr="00BD66C7">
        <w:rPr>
          <w:rFonts w:hint="eastAsia"/>
          <w:color w:val="FF0000"/>
        </w:rPr>
        <w:t>高效地插入和查询</w:t>
      </w:r>
      <w:r>
        <w:rPr>
          <w:rFonts w:hint="eastAsia"/>
        </w:rPr>
        <w:t>，占用空间少；查询结果有不确定性，如果查询结果是存在则元素不一定存在，如果不存在则一定不存在；另外它只能添加元素不能删除元素，因为删除元素会增加误判率。</w:t>
      </w:r>
    </w:p>
    <w:p w14:paraId="2583A4EE" w14:textId="3EA9ED5C" w:rsidR="00FD1423" w:rsidRDefault="00FD1423" w:rsidP="00FD1423">
      <w:pPr>
        <w:rPr>
          <w:rFonts w:hint="eastAsia"/>
        </w:rPr>
      </w:pPr>
      <w:r>
        <w:rPr>
          <w:rFonts w:hint="eastAsia"/>
        </w:rPr>
        <w:t>比如：将商品</w:t>
      </w:r>
      <w:r>
        <w:t>id写入布隆过滤器，如果分3次hash此时在布隆过滤器有3个点，当从布隆过滤器查询该商品id，通过hash找到了该商品id在过滤器中的点，此时返回1，如果找不到一定会返回0。</w:t>
      </w:r>
    </w:p>
    <w:p w14:paraId="1803A5F0" w14:textId="77777777" w:rsidR="00BD66C7" w:rsidRDefault="00BD66C7" w:rsidP="00FD1423">
      <w:pPr>
        <w:rPr>
          <w:rFonts w:hint="eastAsia"/>
        </w:rPr>
      </w:pPr>
    </w:p>
    <w:p w14:paraId="465AFF46" w14:textId="77777777" w:rsidR="00FD1423" w:rsidRDefault="00FD1423" w:rsidP="00FD1423">
      <w:pPr>
        <w:rPr>
          <w:rFonts w:hint="eastAsia"/>
        </w:rPr>
      </w:pPr>
      <w:r>
        <w:rPr>
          <w:rFonts w:hint="eastAsia"/>
        </w:rPr>
        <w:t>所以，为了避免缓存穿透我们需要缓存预热将要查询的课程或商品信息的</w:t>
      </w:r>
      <w:r>
        <w:t>id提前存入布隆过滤器，添加数据时将信息的id也存入过滤器，当去查询一个数据时先在布隆过滤器中找一下如果没有到</w:t>
      </w:r>
      <w:proofErr w:type="gramStart"/>
      <w:r>
        <w:t>到</w:t>
      </w:r>
      <w:proofErr w:type="gramEnd"/>
      <w:r>
        <w:t>就说明不存在，此时直接返回。</w:t>
      </w:r>
    </w:p>
    <w:p w14:paraId="2BFFFED7" w14:textId="77777777" w:rsidR="00FD1423" w:rsidRDefault="00FD1423" w:rsidP="00FD1423">
      <w:pPr>
        <w:rPr>
          <w:rFonts w:hint="eastAsia"/>
        </w:rPr>
      </w:pPr>
      <w:r>
        <w:rPr>
          <w:rFonts w:hint="eastAsia"/>
        </w:rPr>
        <w:t>实现方法有：</w:t>
      </w:r>
    </w:p>
    <w:p w14:paraId="16E052DA" w14:textId="77777777" w:rsidR="00FD1423" w:rsidRDefault="00FD1423" w:rsidP="00FD1423">
      <w:pPr>
        <w:rPr>
          <w:rFonts w:hint="eastAsia"/>
        </w:rPr>
      </w:pPr>
      <w:r>
        <w:t>Google工具包Guava实现。</w:t>
      </w:r>
    </w:p>
    <w:p w14:paraId="36D73962" w14:textId="77777777" w:rsidR="00FD1423" w:rsidRDefault="00FD1423" w:rsidP="00FD1423">
      <w:pPr>
        <w:rPr>
          <w:rFonts w:hint="eastAsia"/>
        </w:rPr>
      </w:pPr>
      <w:proofErr w:type="spellStart"/>
      <w:r>
        <w:lastRenderedPageBreak/>
        <w:t>redisson</w:t>
      </w:r>
      <w:proofErr w:type="spellEnd"/>
      <w:r>
        <w:t xml:space="preserve"> 。</w:t>
      </w:r>
    </w:p>
    <w:p w14:paraId="79C12350" w14:textId="77777777" w:rsidR="00FD1423" w:rsidRDefault="00FD1423" w:rsidP="00FD1423">
      <w:pPr>
        <w:rPr>
          <w:rFonts w:hint="eastAsia"/>
        </w:rPr>
      </w:pPr>
    </w:p>
    <w:p w14:paraId="0174B58B" w14:textId="420BCF92" w:rsidR="00FD1423" w:rsidRDefault="00FD1423" w:rsidP="00FD1423">
      <w:pPr>
        <w:rPr>
          <w:rFonts w:hint="eastAsia"/>
        </w:rPr>
      </w:pPr>
      <w:r>
        <w:rPr>
          <w:rFonts w:hint="eastAsia"/>
        </w:rPr>
        <w:t>3</w:t>
      </w:r>
      <w:r>
        <w:t>、缓存空值或特殊值</w:t>
      </w:r>
    </w:p>
    <w:p w14:paraId="7565442C" w14:textId="77777777" w:rsidR="00FD1423" w:rsidRDefault="00FD1423" w:rsidP="00FD1423">
      <w:pPr>
        <w:rPr>
          <w:rFonts w:hint="eastAsia"/>
        </w:rPr>
      </w:pPr>
      <w:r>
        <w:rPr>
          <w:rFonts w:hint="eastAsia"/>
        </w:rPr>
        <w:t>请求通过了第一步的校验，查询数据库得到的数据不存在，此时我们仍然去缓存数据，缓存一个空值或一个特殊值的数据。</w:t>
      </w:r>
    </w:p>
    <w:p w14:paraId="11B0F80E" w14:textId="48F55268" w:rsidR="00FD1423" w:rsidRDefault="00FD1423" w:rsidP="00FD1423">
      <w:pPr>
        <w:rPr>
          <w:rFonts w:hint="eastAsia"/>
        </w:rPr>
      </w:pPr>
      <w:r>
        <w:rPr>
          <w:rFonts w:hint="eastAsia"/>
        </w:rPr>
        <w:t>但是要注意：如果缓存了空值或特殊值要设置一个短暂的过期时间。</w:t>
      </w:r>
    </w:p>
    <w:p w14:paraId="6777B741" w14:textId="76BE3837" w:rsidR="00FD1423" w:rsidRDefault="00FD1423" w:rsidP="00FD1423">
      <w:pPr>
        <w:rPr>
          <w:rFonts w:hint="eastAsia"/>
        </w:rPr>
      </w:pPr>
    </w:p>
    <w:p w14:paraId="7A7F7CA1" w14:textId="07DD2700" w:rsidR="00FD1423" w:rsidRDefault="00FD1423" w:rsidP="00FD1423">
      <w:pPr>
        <w:rPr>
          <w:rFonts w:hint="eastAsia"/>
        </w:rPr>
      </w:pPr>
    </w:p>
    <w:p w14:paraId="4A2DDDE0" w14:textId="77777777" w:rsidR="00FD1423" w:rsidRDefault="00FD1423" w:rsidP="00FD1423">
      <w:pPr>
        <w:rPr>
          <w:rFonts w:hint="eastAsia"/>
        </w:rPr>
      </w:pPr>
    </w:p>
    <w:p w14:paraId="354834D0" w14:textId="1BC2A4FF" w:rsidR="00FD1423" w:rsidRDefault="00FD1423" w:rsidP="00FD1423">
      <w:pPr>
        <w:rPr>
          <w:rFonts w:hint="eastAsia"/>
        </w:rPr>
      </w:pPr>
    </w:p>
    <w:p w14:paraId="0510D38F" w14:textId="710F3A11" w:rsidR="00FD1423" w:rsidRDefault="00FD1423" w:rsidP="00FD1423">
      <w:pPr>
        <w:pStyle w:val="1"/>
        <w:rPr>
          <w:rFonts w:hint="eastAsia"/>
        </w:rPr>
      </w:pPr>
      <w:r>
        <w:rPr>
          <w:rFonts w:hint="eastAsia"/>
        </w:rPr>
        <w:t>如何做缓存一致性？</w:t>
      </w:r>
      <w:r w:rsidR="00441619">
        <w:rPr>
          <w:rFonts w:hint="eastAsia"/>
        </w:rPr>
        <w:t xml:space="preserve"> </w:t>
      </w:r>
      <w:r w:rsidR="00441619">
        <w:t xml:space="preserve">  </w:t>
      </w:r>
      <w:r w:rsidR="00441619">
        <w:rPr>
          <w:rFonts w:hint="eastAsia"/>
        </w:rPr>
        <w:t>？</w:t>
      </w:r>
    </w:p>
    <w:p w14:paraId="3729C6CC" w14:textId="77777777" w:rsidR="00FD1423" w:rsidRDefault="00FD1423" w:rsidP="00FD1423">
      <w:pPr>
        <w:rPr>
          <w:rFonts w:hint="eastAsia"/>
        </w:rPr>
      </w:pPr>
      <w:r>
        <w:rPr>
          <w:rFonts w:hint="eastAsia"/>
        </w:rPr>
        <w:t>缓存一致性是数据库和缓存保持一致，当修改了数据库的信息缓存的数据也要同时更新和数据库保持一致。</w:t>
      </w:r>
    </w:p>
    <w:p w14:paraId="0C56BCF4" w14:textId="58BC3FF2" w:rsidR="00FD1423" w:rsidRDefault="00FD1423" w:rsidP="00FD1423">
      <w:pPr>
        <w:rPr>
          <w:rFonts w:hint="eastAsia"/>
        </w:rPr>
      </w:pPr>
      <w:r>
        <w:rPr>
          <w:rFonts w:hint="eastAsia"/>
        </w:rPr>
        <w:t>去查询数据时先查询缓存，如果缓存有就返回，如果没有就查询数据库，如果查不到则缓存一个</w:t>
      </w:r>
      <w:r>
        <w:t>null字符串（过期时间设置的小一些），如果查询到了，缓存到</w:t>
      </w:r>
      <w:proofErr w:type="spellStart"/>
      <w:r>
        <w:t>redis</w:t>
      </w:r>
      <w:proofErr w:type="spellEnd"/>
      <w:r>
        <w:t>具体的信息。</w:t>
      </w:r>
    </w:p>
    <w:p w14:paraId="4A1413A3" w14:textId="77777777" w:rsidR="00FD1423" w:rsidRDefault="00FD1423" w:rsidP="00FD1423">
      <w:pPr>
        <w:rPr>
          <w:rFonts w:hint="eastAsia"/>
        </w:rPr>
      </w:pPr>
    </w:p>
    <w:p w14:paraId="2A5D9035" w14:textId="77777777" w:rsidR="00FD1423" w:rsidRDefault="00FD1423" w:rsidP="00FD1423">
      <w:pPr>
        <w:rPr>
          <w:rFonts w:hint="eastAsia"/>
        </w:rPr>
      </w:pPr>
    </w:p>
    <w:p w14:paraId="7190D8D5" w14:textId="7F4237A4" w:rsidR="00FD1423" w:rsidRDefault="00FD1423" w:rsidP="00FD1423">
      <w:pPr>
        <w:rPr>
          <w:rFonts w:hint="eastAsia"/>
        </w:rPr>
      </w:pPr>
      <w:r>
        <w:rPr>
          <w:rFonts w:hint="eastAsia"/>
        </w:rPr>
        <w:t>需要根据需求来定：</w:t>
      </w:r>
    </w:p>
    <w:p w14:paraId="5CDB52F2" w14:textId="77777777" w:rsidR="00FD1423" w:rsidRDefault="00FD1423" w:rsidP="00FD1423">
      <w:pPr>
        <w:rPr>
          <w:rFonts w:hint="eastAsia"/>
        </w:rPr>
      </w:pPr>
      <w:r>
        <w:t>1、实现强一致性 需要使用分布式锁控制，修改数据和向缓存存储数据使用同一个分布式锁。</w:t>
      </w:r>
    </w:p>
    <w:p w14:paraId="6509F996" w14:textId="77777777" w:rsidR="00FD1423" w:rsidRDefault="00FD1423" w:rsidP="00FD1423">
      <w:pPr>
        <w:rPr>
          <w:rFonts w:hint="eastAsia"/>
        </w:rPr>
      </w:pPr>
      <w:r>
        <w:t>2、</w:t>
      </w:r>
      <w:r w:rsidRPr="00441619">
        <w:rPr>
          <w:color w:val="FF0000"/>
        </w:rPr>
        <w:t>实现最终一致性，缓存数据要加过期时间，即使出现数据</w:t>
      </w:r>
      <w:proofErr w:type="gramStart"/>
      <w:r w:rsidRPr="00441619">
        <w:rPr>
          <w:color w:val="FF0000"/>
        </w:rPr>
        <w:t>不致性当过期</w:t>
      </w:r>
      <w:proofErr w:type="gramEnd"/>
      <w:r w:rsidRPr="00441619">
        <w:rPr>
          <w:color w:val="FF0000"/>
        </w:rPr>
        <w:t>时间一到缓存失效又会从数据库查询最新的数据存入缓存。</w:t>
      </w:r>
    </w:p>
    <w:p w14:paraId="15408994" w14:textId="4AB8CA01" w:rsidR="00FD1423" w:rsidRDefault="00FD1423" w:rsidP="00FD1423">
      <w:pPr>
        <w:rPr>
          <w:rFonts w:hint="eastAsia"/>
        </w:rPr>
      </w:pPr>
      <w:r>
        <w:t>3、对于实时性要求强的，要实现数据强一致性要尽量避免使用缓存，可以直接操作数据库。</w:t>
      </w:r>
    </w:p>
    <w:p w14:paraId="334B43EA" w14:textId="3EC883E8" w:rsidR="00FD1423" w:rsidRDefault="00FD1423" w:rsidP="00FD1423">
      <w:pPr>
        <w:rPr>
          <w:rFonts w:hint="eastAsia"/>
        </w:rPr>
      </w:pPr>
    </w:p>
    <w:p w14:paraId="2D79222A" w14:textId="6880C18D" w:rsidR="00441619" w:rsidRDefault="00FA5DB4" w:rsidP="00FA5DB4">
      <w:pPr>
        <w:pStyle w:val="a7"/>
        <w:numPr>
          <w:ilvl w:val="0"/>
          <w:numId w:val="1"/>
        </w:numPr>
        <w:ind w:firstLineChars="0"/>
        <w:rPr>
          <w:rFonts w:hint="eastAsia"/>
        </w:rPr>
      </w:pPr>
      <w:r>
        <w:rPr>
          <w:rFonts w:hint="eastAsia"/>
        </w:rPr>
        <w:t>使用</w:t>
      </w:r>
      <w:proofErr w:type="spellStart"/>
      <w:r>
        <w:rPr>
          <w:rFonts w:hint="eastAsia"/>
        </w:rPr>
        <w:t>canel</w:t>
      </w:r>
      <w:proofErr w:type="spellEnd"/>
      <w:r>
        <w:rPr>
          <w:rFonts w:hint="eastAsia"/>
        </w:rPr>
        <w:t>，把自己包装为slave节点，监控</w:t>
      </w:r>
      <w:proofErr w:type="spellStart"/>
      <w:r>
        <w:rPr>
          <w:rFonts w:hint="eastAsia"/>
        </w:rPr>
        <w:t>binlog</w:t>
      </w:r>
      <w:proofErr w:type="spellEnd"/>
      <w:r>
        <w:rPr>
          <w:rFonts w:hint="eastAsia"/>
        </w:rPr>
        <w:t>的变化写入缓存。（通用方法）</w:t>
      </w:r>
    </w:p>
    <w:p w14:paraId="47C17EE0" w14:textId="652D39E7" w:rsidR="00441619" w:rsidRDefault="00441619" w:rsidP="00FD1423">
      <w:pPr>
        <w:rPr>
          <w:rFonts w:hint="eastAsia"/>
        </w:rPr>
      </w:pPr>
    </w:p>
    <w:p w14:paraId="13134DA7" w14:textId="77777777" w:rsidR="00441619" w:rsidRPr="00C05A76" w:rsidDel="00C05A76" w:rsidRDefault="00441619">
      <w:pPr>
        <w:pStyle w:val="1"/>
        <w:rPr>
          <w:del w:id="3" w:author="yt18352863625@126.com" w:date="2023-08-27T17:32:00Z"/>
          <w:rFonts w:hint="eastAsia"/>
        </w:rPr>
        <w:pPrChange w:id="4" w:author="yt18352863625@126.com" w:date="2023-08-27T17:34:00Z">
          <w:pPr/>
        </w:pPrChange>
      </w:pPr>
    </w:p>
    <w:p w14:paraId="0DEBC2A7" w14:textId="2897406F" w:rsidR="00FD1423" w:rsidRPr="00C05A76" w:rsidDel="00C05A76" w:rsidRDefault="00FD1423">
      <w:pPr>
        <w:pStyle w:val="1"/>
        <w:rPr>
          <w:del w:id="5" w:author="yt18352863625@126.com" w:date="2023-08-27T17:32:00Z"/>
          <w:rFonts w:hint="eastAsia"/>
        </w:rPr>
        <w:pPrChange w:id="6" w:author="yt18352863625@126.com" w:date="2023-08-27T17:34:00Z">
          <w:pPr/>
        </w:pPrChange>
      </w:pPr>
    </w:p>
    <w:p w14:paraId="3FB4CE74" w14:textId="77777777" w:rsidR="004F4EA3" w:rsidRPr="004F4EA3" w:rsidRDefault="004F4EA3" w:rsidP="00FD1423">
      <w:pPr>
        <w:rPr>
          <w:rFonts w:hint="eastAsia"/>
          <w:color w:val="171717" w:themeColor="background2" w:themeShade="1A"/>
          <w:rPrChange w:id="7" w:author="yt18352863625@126.com" w:date="2023-08-27T21:12:00Z">
            <w:rPr>
              <w:rFonts w:hint="eastAsia"/>
            </w:rPr>
          </w:rPrChange>
        </w:rPr>
      </w:pPr>
      <w:bookmarkStart w:id="8" w:name="_Hlk144059167"/>
    </w:p>
    <w:p w14:paraId="0983B173" w14:textId="5F019CEF" w:rsidR="00FD1423" w:rsidRDefault="00FD1423" w:rsidP="00FD1423">
      <w:pPr>
        <w:pStyle w:val="1"/>
        <w:rPr>
          <w:rFonts w:hint="eastAsia"/>
        </w:rPr>
      </w:pPr>
      <w:proofErr w:type="spellStart"/>
      <w:r>
        <w:t>Redisson</w:t>
      </w:r>
      <w:proofErr w:type="spellEnd"/>
      <w:r>
        <w:t>工作原理如下：</w:t>
      </w:r>
    </w:p>
    <w:p w14:paraId="29FF09F8" w14:textId="6E9D8A84" w:rsidR="00BD66C7" w:rsidRDefault="00BD66C7" w:rsidP="00BD66C7">
      <w:pPr>
        <w:rPr>
          <w:rFonts w:hint="eastAsia"/>
        </w:rPr>
      </w:pPr>
      <w:r>
        <w:rPr>
          <w:rFonts w:hint="eastAsia"/>
        </w:rPr>
        <w:t>实现Lock接口，调用</w:t>
      </w:r>
      <w:r w:rsidR="00FD1423">
        <w:t xml:space="preserve"> </w:t>
      </w:r>
      <w:r>
        <w:t>lock()</w:t>
      </w:r>
      <w:r>
        <w:rPr>
          <w:rFonts w:hint="eastAsia"/>
        </w:rPr>
        <w:t>加锁</w:t>
      </w:r>
      <w:r>
        <w:t>：</w:t>
      </w:r>
    </w:p>
    <w:p w14:paraId="382E49E8" w14:textId="77777777" w:rsidR="00BD66C7" w:rsidRDefault="00BD66C7" w:rsidP="00BD66C7">
      <w:pPr>
        <w:rPr>
          <w:rFonts w:hint="eastAsia"/>
        </w:rPr>
      </w:pPr>
      <w:r>
        <w:rPr>
          <w:rFonts w:hint="eastAsia"/>
        </w:rPr>
        <w:t>•</w:t>
      </w:r>
      <w:r>
        <w:tab/>
        <w:t>此方法为加锁，但是锁的有效期采用默认30秒</w:t>
      </w:r>
    </w:p>
    <w:p w14:paraId="62D628D0" w14:textId="77777777" w:rsidR="00BD66C7" w:rsidRDefault="00BD66C7" w:rsidP="00BD66C7">
      <w:pPr>
        <w:rPr>
          <w:rFonts w:hint="eastAsia"/>
        </w:rPr>
      </w:pPr>
      <w:r>
        <w:rPr>
          <w:rFonts w:hint="eastAsia"/>
        </w:rPr>
        <w:t>•</w:t>
      </w:r>
      <w:r>
        <w:tab/>
        <w:t>如果主</w:t>
      </w:r>
      <w:proofErr w:type="gramStart"/>
      <w:r>
        <w:t>线程未</w:t>
      </w:r>
      <w:proofErr w:type="gramEnd"/>
      <w:r>
        <w:t>释放，且</w:t>
      </w:r>
      <w:proofErr w:type="gramStart"/>
      <w:r>
        <w:t>当前锁未调用</w:t>
      </w:r>
      <w:proofErr w:type="gramEnd"/>
      <w:r>
        <w:t>unlock方法，则进入到</w:t>
      </w:r>
      <w:proofErr w:type="spellStart"/>
      <w:r>
        <w:t>watchDog</w:t>
      </w:r>
      <w:proofErr w:type="spellEnd"/>
      <w:r>
        <w:t>机制</w:t>
      </w:r>
    </w:p>
    <w:p w14:paraId="4CE8A41B" w14:textId="77777777" w:rsidR="00BD66C7" w:rsidRDefault="00BD66C7" w:rsidP="00BD66C7">
      <w:pPr>
        <w:rPr>
          <w:rFonts w:hint="eastAsia"/>
        </w:rPr>
      </w:pPr>
      <w:r>
        <w:rPr>
          <w:rFonts w:hint="eastAsia"/>
        </w:rPr>
        <w:t>•</w:t>
      </w:r>
      <w:r>
        <w:tab/>
        <w:t>如果主</w:t>
      </w:r>
      <w:proofErr w:type="gramStart"/>
      <w:r>
        <w:t>线程未</w:t>
      </w:r>
      <w:proofErr w:type="gramEnd"/>
      <w:r>
        <w:t>释放，且当前锁调用unlock方法，则直接释放锁</w:t>
      </w:r>
    </w:p>
    <w:p w14:paraId="1C3B4060" w14:textId="13EC72E8" w:rsidR="00FD1423" w:rsidRDefault="00FD1423" w:rsidP="00FD1423">
      <w:pPr>
        <w:rPr>
          <w:rFonts w:hint="eastAsia"/>
        </w:rPr>
      </w:pPr>
    </w:p>
    <w:p w14:paraId="2821742D" w14:textId="77777777" w:rsidR="00FD1423" w:rsidRDefault="00FD1423" w:rsidP="00FD1423">
      <w:pPr>
        <w:rPr>
          <w:rFonts w:hint="eastAsia"/>
        </w:rPr>
      </w:pPr>
      <w:r>
        <w:rPr>
          <w:rFonts w:hint="eastAsia"/>
        </w:rPr>
        <w:t>•</w:t>
      </w:r>
      <w:r>
        <w:tab/>
        <w:t>加锁机制</w:t>
      </w:r>
    </w:p>
    <w:p w14:paraId="267298E6" w14:textId="5374ABF1" w:rsidR="00FD1423" w:rsidRDefault="00FD1423" w:rsidP="00FD1423">
      <w:pPr>
        <w:rPr>
          <w:rFonts w:hint="eastAsia"/>
        </w:rPr>
      </w:pPr>
      <w:r>
        <w:rPr>
          <w:rFonts w:hint="eastAsia"/>
        </w:rPr>
        <w:t>线程去获取锁，获取成功</w:t>
      </w:r>
      <w:r>
        <w:t>: 执行</w:t>
      </w:r>
      <w:proofErr w:type="spellStart"/>
      <w:r>
        <w:t>lua</w:t>
      </w:r>
      <w:proofErr w:type="spellEnd"/>
      <w:r>
        <w:t>脚本，保存数据到</w:t>
      </w:r>
      <w:proofErr w:type="spellStart"/>
      <w:r>
        <w:t>redis</w:t>
      </w:r>
      <w:proofErr w:type="spellEnd"/>
      <w:r>
        <w:t>数据库</w:t>
      </w:r>
      <w:r w:rsidR="00BD66C7">
        <w:rPr>
          <w:rFonts w:hint="eastAsia"/>
        </w:rPr>
        <w:t>，保证操作的原子性</w:t>
      </w:r>
      <w:r>
        <w:t>。</w:t>
      </w:r>
    </w:p>
    <w:p w14:paraId="15606C06" w14:textId="4E02B9C4" w:rsidR="00FD1423" w:rsidRDefault="00FD1423" w:rsidP="00FD1423">
      <w:pPr>
        <w:rPr>
          <w:rFonts w:hint="eastAsia"/>
        </w:rPr>
      </w:pPr>
      <w:r>
        <w:rPr>
          <w:rFonts w:hint="eastAsia"/>
        </w:rPr>
        <w:t>线程去获取锁，获取失败</w:t>
      </w:r>
      <w:r>
        <w:t>: 一直通过while循环尝试获取锁，获取成功后，执行</w:t>
      </w:r>
      <w:proofErr w:type="spellStart"/>
      <w:r>
        <w:t>lua</w:t>
      </w:r>
      <w:proofErr w:type="spellEnd"/>
      <w:r>
        <w:t>脚本，保存数据到</w:t>
      </w:r>
      <w:proofErr w:type="spellStart"/>
      <w:r>
        <w:t>redis</w:t>
      </w:r>
      <w:proofErr w:type="spellEnd"/>
    </w:p>
    <w:p w14:paraId="599D7037" w14:textId="77777777" w:rsidR="00FD1423" w:rsidRDefault="00FD1423" w:rsidP="00FD1423">
      <w:pPr>
        <w:rPr>
          <w:rFonts w:hint="eastAsia"/>
        </w:rPr>
      </w:pPr>
    </w:p>
    <w:p w14:paraId="2F1CEC0F" w14:textId="77777777" w:rsidR="00FD1423" w:rsidRDefault="00FD1423" w:rsidP="00FD1423">
      <w:pPr>
        <w:rPr>
          <w:rFonts w:hint="eastAsia"/>
        </w:rPr>
      </w:pPr>
      <w:r>
        <w:rPr>
          <w:rFonts w:hint="eastAsia"/>
        </w:rPr>
        <w:t>•</w:t>
      </w:r>
      <w:r>
        <w:tab/>
      </w:r>
      <w:proofErr w:type="spellStart"/>
      <w:r>
        <w:t>WatchDog</w:t>
      </w:r>
      <w:proofErr w:type="spellEnd"/>
      <w:r>
        <w:t>自动延期看门狗机制</w:t>
      </w:r>
    </w:p>
    <w:p w14:paraId="0398D90A" w14:textId="77777777" w:rsidR="00FD1423" w:rsidRDefault="00FD1423" w:rsidP="00FD1423">
      <w:pPr>
        <w:rPr>
          <w:rFonts w:hint="eastAsia"/>
        </w:rPr>
      </w:pPr>
      <w:r>
        <w:rPr>
          <w:rFonts w:hint="eastAsia"/>
        </w:rPr>
        <w:t>第一种情况：在一个分布式环境下，假如一个线程获得锁后，突然服务器</w:t>
      </w:r>
      <w:proofErr w:type="gramStart"/>
      <w:r>
        <w:rPr>
          <w:rFonts w:hint="eastAsia"/>
        </w:rPr>
        <w:t>宕</w:t>
      </w:r>
      <w:proofErr w:type="gramEnd"/>
      <w:r>
        <w:rPr>
          <w:rFonts w:hint="eastAsia"/>
        </w:rPr>
        <w:t>机了，那么这个时候在一定时间后</w:t>
      </w:r>
      <w:proofErr w:type="gramStart"/>
      <w:r>
        <w:rPr>
          <w:rFonts w:hint="eastAsia"/>
        </w:rPr>
        <w:t>这个锁会自动</w:t>
      </w:r>
      <w:proofErr w:type="gramEnd"/>
      <w:r>
        <w:rPr>
          <w:rFonts w:hint="eastAsia"/>
        </w:rPr>
        <w:t>释放，你也可以设置锁的有效时间</w:t>
      </w:r>
      <w:r>
        <w:t>(当不设置默认30秒时），这样的目的主要是防止死锁的发生</w:t>
      </w:r>
    </w:p>
    <w:p w14:paraId="19CB0317" w14:textId="07E6C9EC" w:rsidR="00FD1423" w:rsidRDefault="00FD1423" w:rsidP="00FD1423">
      <w:pPr>
        <w:rPr>
          <w:rFonts w:hint="eastAsia"/>
        </w:rPr>
      </w:pPr>
      <w:r>
        <w:rPr>
          <w:rFonts w:hint="eastAsia"/>
        </w:rPr>
        <w:t>第二种情况：线程</w:t>
      </w:r>
      <w:r>
        <w:t>A业务还没有执行完，时间就过了，线程A 还想持有锁的话，就会启动一个watch dog后台线程，不断的延长锁key的生存时间。</w:t>
      </w:r>
    </w:p>
    <w:p w14:paraId="3BDD1157" w14:textId="77777777" w:rsidR="00FD1423" w:rsidRDefault="00FD1423" w:rsidP="00FD1423">
      <w:pPr>
        <w:rPr>
          <w:rFonts w:hint="eastAsia"/>
        </w:rPr>
      </w:pPr>
    </w:p>
    <w:p w14:paraId="1C425483" w14:textId="77777777" w:rsidR="00FD1423" w:rsidRDefault="00FD1423" w:rsidP="00FD1423">
      <w:pPr>
        <w:rPr>
          <w:rFonts w:hint="eastAsia"/>
        </w:rPr>
      </w:pPr>
      <w:r>
        <w:rPr>
          <w:rFonts w:hint="eastAsia"/>
        </w:rPr>
        <w:t>•</w:t>
      </w:r>
      <w:r>
        <w:tab/>
      </w:r>
      <w:proofErr w:type="spellStart"/>
      <w:r>
        <w:t>lua</w:t>
      </w:r>
      <w:proofErr w:type="spellEnd"/>
      <w:r>
        <w:t>脚本-保证原子性操作</w:t>
      </w:r>
    </w:p>
    <w:p w14:paraId="37B0E02F" w14:textId="77777777" w:rsidR="00FD1423" w:rsidRDefault="00FD1423" w:rsidP="00FD1423">
      <w:pPr>
        <w:rPr>
          <w:rFonts w:hint="eastAsia"/>
        </w:rPr>
      </w:pPr>
      <w:r>
        <w:rPr>
          <w:rFonts w:hint="eastAsia"/>
        </w:rPr>
        <w:t>主要是如果你的业务逻辑复杂的话，通过封装在</w:t>
      </w:r>
      <w:proofErr w:type="spellStart"/>
      <w:r>
        <w:t>lua</w:t>
      </w:r>
      <w:proofErr w:type="spellEnd"/>
      <w:r>
        <w:t>脚本中发送给</w:t>
      </w:r>
      <w:proofErr w:type="spellStart"/>
      <w:r>
        <w:t>redis</w:t>
      </w:r>
      <w:proofErr w:type="spellEnd"/>
      <w:r>
        <w:t>，而且</w:t>
      </w:r>
      <w:proofErr w:type="spellStart"/>
      <w:r>
        <w:t>redis</w:t>
      </w:r>
      <w:proofErr w:type="spellEnd"/>
      <w:r>
        <w:t>是单线程的，这样就保证这段</w:t>
      </w:r>
      <w:r>
        <w:lastRenderedPageBreak/>
        <w:t>复杂业务逻辑执行的原子性</w:t>
      </w:r>
    </w:p>
    <w:p w14:paraId="7865493D" w14:textId="17954691" w:rsidR="005A5295" w:rsidRDefault="00FD1423" w:rsidP="00FD1423">
      <w:pPr>
        <w:rPr>
          <w:rFonts w:hint="eastAsia"/>
        </w:rPr>
      </w:pPr>
      <w:r>
        <w:rPr>
          <w:rFonts w:hint="eastAsia"/>
        </w:rPr>
        <w:t>具体使用</w:t>
      </w:r>
      <w:proofErr w:type="spellStart"/>
      <w:r>
        <w:t>RLock</w:t>
      </w:r>
      <w:proofErr w:type="spellEnd"/>
      <w:r>
        <w:t>操作分布锁，</w:t>
      </w:r>
      <w:proofErr w:type="spellStart"/>
      <w:r>
        <w:t>RLock</w:t>
      </w:r>
      <w:proofErr w:type="spellEnd"/>
      <w:r>
        <w:t>继承JDK的Lock接口，所以他有Lock接口的所有特性，比如lock、unlock、</w:t>
      </w:r>
      <w:proofErr w:type="spellStart"/>
      <w:r>
        <w:t>trylock</w:t>
      </w:r>
      <w:proofErr w:type="spellEnd"/>
      <w:r>
        <w:t>等特性,同时它还有很多新特性：强制锁释放，带有效期的锁,。</w:t>
      </w:r>
    </w:p>
    <w:p w14:paraId="7D2911B9" w14:textId="77777777" w:rsidR="005A5295" w:rsidRDefault="005A5295" w:rsidP="009773F8">
      <w:pPr>
        <w:rPr>
          <w:rFonts w:hint="eastAsia"/>
        </w:rPr>
      </w:pPr>
    </w:p>
    <w:p w14:paraId="3039F861" w14:textId="3AFA7D7A" w:rsidR="00FD1423" w:rsidRDefault="00FD1423" w:rsidP="009773F8">
      <w:pPr>
        <w:rPr>
          <w:rFonts w:hint="eastAsia"/>
        </w:rPr>
      </w:pPr>
    </w:p>
    <w:bookmarkEnd w:id="8"/>
    <w:p w14:paraId="36AC7BCD" w14:textId="77777777" w:rsidR="00FD1423" w:rsidRDefault="00FD1423" w:rsidP="009773F8">
      <w:pPr>
        <w:rPr>
          <w:rFonts w:hint="eastAsia"/>
        </w:rPr>
      </w:pPr>
    </w:p>
    <w:p w14:paraId="08967CE5" w14:textId="666CFE5B" w:rsidR="00254E03" w:rsidRDefault="00FD1423" w:rsidP="009773F8">
      <w:pPr>
        <w:rPr>
          <w:rFonts w:hint="eastAsia"/>
          <w:color w:val="FF0000"/>
        </w:rPr>
      </w:pPr>
      <w:r w:rsidRPr="00FD1423">
        <w:rPr>
          <w:rFonts w:hint="eastAsia"/>
          <w:color w:val="FF0000"/>
        </w:rPr>
        <w:t>这样，当启动多个内容管理服务实例，使用</w:t>
      </w:r>
      <w:r w:rsidRPr="00FD1423">
        <w:rPr>
          <w:color w:val="FF0000"/>
        </w:rPr>
        <w:t>JMeter压力测试，只有一个实例查询一次数据库。</w:t>
      </w:r>
    </w:p>
    <w:p w14:paraId="7E66C524" w14:textId="47A5FF59" w:rsidR="00FD1423" w:rsidRDefault="00FD1423" w:rsidP="009773F8">
      <w:pPr>
        <w:rPr>
          <w:ins w:id="9" w:author="yt18352863625@126.com" w:date="2023-08-27T17:27:00Z"/>
          <w:rFonts w:hint="eastAsia"/>
          <w:color w:val="FF0000"/>
        </w:rPr>
      </w:pPr>
    </w:p>
    <w:p w14:paraId="3055575B" w14:textId="77777777" w:rsidR="00C05A76" w:rsidRDefault="00C05A76" w:rsidP="009773F8">
      <w:pPr>
        <w:rPr>
          <w:ins w:id="10" w:author="yt18352863625@126.com" w:date="2023-08-27T17:27:00Z"/>
          <w:rFonts w:hint="eastAsia"/>
          <w:color w:val="FF0000"/>
        </w:rPr>
      </w:pPr>
    </w:p>
    <w:p w14:paraId="577AF225" w14:textId="77777777" w:rsidR="00C05A76" w:rsidRDefault="00C05A76" w:rsidP="009773F8">
      <w:pPr>
        <w:rPr>
          <w:ins w:id="11" w:author="yt18352863625@126.com" w:date="2023-08-27T17:27:00Z"/>
          <w:rFonts w:hint="eastAsia"/>
          <w:color w:val="FF0000"/>
        </w:rPr>
      </w:pPr>
    </w:p>
    <w:p w14:paraId="54E49664" w14:textId="77777777" w:rsidR="00C05A76" w:rsidRDefault="00C05A76" w:rsidP="009773F8">
      <w:pPr>
        <w:rPr>
          <w:ins w:id="12" w:author="yt18352863625@126.com" w:date="2023-08-27T17:27:00Z"/>
          <w:rFonts w:hint="eastAsia"/>
          <w:color w:val="FF0000"/>
        </w:rPr>
      </w:pPr>
    </w:p>
    <w:p w14:paraId="4A68A118" w14:textId="77777777" w:rsidR="00C05A76" w:rsidRDefault="00C05A76" w:rsidP="009773F8">
      <w:pPr>
        <w:rPr>
          <w:ins w:id="13" w:author="yt18352863625@126.com" w:date="2023-08-27T17:27:00Z"/>
          <w:rFonts w:hint="eastAsia"/>
          <w:color w:val="FF0000"/>
        </w:rPr>
      </w:pPr>
    </w:p>
    <w:p w14:paraId="648350A6" w14:textId="77777777" w:rsidR="00C05A76" w:rsidRDefault="00C05A76" w:rsidP="009773F8">
      <w:pPr>
        <w:rPr>
          <w:ins w:id="14" w:author="yt18352863625@126.com" w:date="2023-08-27T17:27:00Z"/>
          <w:rFonts w:hint="eastAsia"/>
          <w:color w:val="FF0000"/>
        </w:rPr>
      </w:pPr>
    </w:p>
    <w:p w14:paraId="7E6238E7" w14:textId="77777777" w:rsidR="00C05A76" w:rsidRDefault="00C05A76" w:rsidP="009773F8">
      <w:pPr>
        <w:rPr>
          <w:rFonts w:hint="eastAsia"/>
          <w:color w:val="FF0000"/>
        </w:rPr>
      </w:pPr>
    </w:p>
    <w:p w14:paraId="4641CA2E" w14:textId="77777777" w:rsidR="00FD1423" w:rsidRPr="00FD1423" w:rsidRDefault="00FD1423" w:rsidP="009773F8">
      <w:pPr>
        <w:rPr>
          <w:rFonts w:hint="eastAsia"/>
          <w:color w:val="FF0000"/>
        </w:rPr>
      </w:pPr>
    </w:p>
    <w:p w14:paraId="35A2C79D" w14:textId="1BD4F71B" w:rsidR="009773F8" w:rsidRDefault="00B37707" w:rsidP="00877ACE">
      <w:pPr>
        <w:pStyle w:val="1"/>
        <w:rPr>
          <w:rFonts w:hint="eastAsia"/>
        </w:rPr>
      </w:pPr>
      <w:r>
        <w:rPr>
          <w:rFonts w:hint="eastAsia"/>
        </w:rPr>
        <w:t>如何</w:t>
      </w:r>
      <w:r w:rsidR="00877ACE">
        <w:rPr>
          <w:rFonts w:hint="eastAsia"/>
        </w:rPr>
        <w:t>进行压力测试？</w:t>
      </w:r>
    </w:p>
    <w:p w14:paraId="5AD5139D" w14:textId="77777777" w:rsidR="00C12462" w:rsidRDefault="00C12462" w:rsidP="00C12462">
      <w:pPr>
        <w:spacing w:before="120" w:after="120" w:line="288" w:lineRule="auto"/>
        <w:jc w:val="left"/>
        <w:rPr>
          <w:rFonts w:hint="eastAsia"/>
        </w:rPr>
      </w:pPr>
      <w:r>
        <w:rPr>
          <w:rFonts w:ascii="Arial" w:eastAsia="等线" w:hAnsi="Arial" w:cs="Arial"/>
          <w:sz w:val="22"/>
        </w:rPr>
        <w:t>样本数：</w:t>
      </w:r>
      <w:r>
        <w:rPr>
          <w:rFonts w:ascii="Arial" w:eastAsia="等线" w:hAnsi="Arial" w:cs="Arial"/>
          <w:sz w:val="22"/>
        </w:rPr>
        <w:t>200</w:t>
      </w:r>
      <w:r>
        <w:rPr>
          <w:rFonts w:ascii="Arial" w:eastAsia="等线" w:hAnsi="Arial" w:cs="Arial"/>
          <w:sz w:val="22"/>
        </w:rPr>
        <w:t>个线程，每个线程请求</w:t>
      </w:r>
      <w:r>
        <w:rPr>
          <w:rFonts w:ascii="Arial" w:eastAsia="等线" w:hAnsi="Arial" w:cs="Arial"/>
          <w:sz w:val="22"/>
        </w:rPr>
        <w:t>100</w:t>
      </w:r>
      <w:r>
        <w:rPr>
          <w:rFonts w:ascii="Arial" w:eastAsia="等线" w:hAnsi="Arial" w:cs="Arial"/>
          <w:sz w:val="22"/>
        </w:rPr>
        <w:t>次，共</w:t>
      </w:r>
      <w:r>
        <w:rPr>
          <w:rFonts w:ascii="Arial" w:eastAsia="等线" w:hAnsi="Arial" w:cs="Arial"/>
          <w:sz w:val="22"/>
        </w:rPr>
        <w:t>20000</w:t>
      </w:r>
      <w:r>
        <w:rPr>
          <w:rFonts w:ascii="Arial" w:eastAsia="等线" w:hAnsi="Arial" w:cs="Arial"/>
          <w:sz w:val="22"/>
        </w:rPr>
        <w:t>次</w:t>
      </w:r>
    </w:p>
    <w:p w14:paraId="3B5E5523" w14:textId="77777777" w:rsidR="00C12462" w:rsidRDefault="00C12462" w:rsidP="00C12462">
      <w:pPr>
        <w:spacing w:before="120" w:after="120" w:line="288" w:lineRule="auto"/>
        <w:jc w:val="left"/>
        <w:rPr>
          <w:rFonts w:hint="eastAsia"/>
        </w:rPr>
      </w:pPr>
      <w:r>
        <w:rPr>
          <w:rFonts w:ascii="Arial" w:eastAsia="等线" w:hAnsi="Arial" w:cs="Arial"/>
          <w:sz w:val="22"/>
        </w:rPr>
        <w:t>压力机：通常压力机是单独的客户端。</w:t>
      </w:r>
    </w:p>
    <w:p w14:paraId="2CF4F728" w14:textId="77777777" w:rsidR="00C12462" w:rsidRDefault="00C12462" w:rsidP="00C12462">
      <w:pPr>
        <w:spacing w:before="120" w:after="120" w:line="288" w:lineRule="auto"/>
        <w:jc w:val="left"/>
        <w:rPr>
          <w:rFonts w:hint="eastAsia"/>
        </w:rPr>
      </w:pPr>
      <w:r>
        <w:rPr>
          <w:rFonts w:ascii="Arial" w:eastAsia="等线" w:hAnsi="Arial" w:cs="Arial"/>
          <w:sz w:val="22"/>
        </w:rPr>
        <w:t>测试</w:t>
      </w:r>
      <w:proofErr w:type="spellStart"/>
      <w:r>
        <w:rPr>
          <w:rFonts w:ascii="Arial" w:eastAsia="等线" w:hAnsi="Arial" w:cs="Arial"/>
          <w:sz w:val="22"/>
        </w:rPr>
        <w:t>gateway+content</w:t>
      </w:r>
      <w:proofErr w:type="spellEnd"/>
    </w:p>
    <w:p w14:paraId="4CBA9265" w14:textId="77777777" w:rsidR="00C12462" w:rsidRDefault="00C12462" w:rsidP="00C12462">
      <w:pPr>
        <w:spacing w:before="120" w:after="120" w:line="288" w:lineRule="auto"/>
        <w:jc w:val="left"/>
        <w:rPr>
          <w:rFonts w:hint="eastAsia"/>
        </w:rPr>
      </w:pPr>
      <w:r>
        <w:rPr>
          <w:rFonts w:ascii="Arial" w:eastAsia="等线" w:hAnsi="Arial" w:cs="Arial"/>
          <w:sz w:val="22"/>
        </w:rPr>
        <w:t>吞吐量</w:t>
      </w:r>
      <w:r>
        <w:rPr>
          <w:rFonts w:ascii="Arial" w:eastAsia="等线" w:hAnsi="Arial" w:cs="Arial"/>
          <w:sz w:val="22"/>
        </w:rPr>
        <w:t>180</w:t>
      </w:r>
      <w:r>
        <w:rPr>
          <w:rFonts w:ascii="Arial" w:eastAsia="等线" w:hAnsi="Arial" w:cs="Arial"/>
          <w:sz w:val="22"/>
        </w:rPr>
        <w:t>左右</w:t>
      </w:r>
    </w:p>
    <w:p w14:paraId="2C8F16DE" w14:textId="77777777" w:rsidR="00C12462" w:rsidRDefault="00C12462" w:rsidP="00C12462">
      <w:pPr>
        <w:spacing w:before="120" w:after="120" w:line="288" w:lineRule="auto"/>
        <w:jc w:val="center"/>
        <w:rPr>
          <w:rFonts w:hint="eastAsia"/>
        </w:rPr>
      </w:pPr>
      <w:r>
        <w:rPr>
          <w:noProof/>
        </w:rPr>
        <w:drawing>
          <wp:inline distT="0" distB="0" distL="0" distR="0" wp14:anchorId="73913F52" wp14:editId="263717CA">
            <wp:extent cx="5257800" cy="106680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53"/>
                    <a:stretch>
                      <a:fillRect/>
                    </a:stretch>
                  </pic:blipFill>
                  <pic:spPr>
                    <a:xfrm>
                      <a:off x="0" y="0"/>
                      <a:ext cx="5257800" cy="1066800"/>
                    </a:xfrm>
                    <a:prstGeom prst="rect">
                      <a:avLst/>
                    </a:prstGeom>
                  </pic:spPr>
                </pic:pic>
              </a:graphicData>
            </a:graphic>
          </wp:inline>
        </w:drawing>
      </w:r>
    </w:p>
    <w:p w14:paraId="086D04E4" w14:textId="77777777" w:rsidR="00C12462" w:rsidRDefault="00C12462" w:rsidP="00C12462">
      <w:pPr>
        <w:spacing w:before="120" w:after="120" w:line="288" w:lineRule="auto"/>
        <w:jc w:val="left"/>
        <w:rPr>
          <w:rFonts w:hint="eastAsia"/>
        </w:rPr>
      </w:pPr>
      <w:r>
        <w:rPr>
          <w:rFonts w:ascii="Arial" w:eastAsia="等线" w:hAnsi="Arial" w:cs="Arial"/>
          <w:sz w:val="22"/>
        </w:rPr>
        <w:t>测试</w:t>
      </w:r>
      <w:r>
        <w:rPr>
          <w:rFonts w:ascii="Arial" w:eastAsia="等线" w:hAnsi="Arial" w:cs="Arial"/>
          <w:sz w:val="22"/>
        </w:rPr>
        <w:t>content</w:t>
      </w:r>
    </w:p>
    <w:p w14:paraId="596141D2" w14:textId="77777777" w:rsidR="00C12462" w:rsidRDefault="00C12462" w:rsidP="00C12462">
      <w:pPr>
        <w:spacing w:before="120" w:after="120" w:line="288" w:lineRule="auto"/>
        <w:jc w:val="left"/>
        <w:rPr>
          <w:rFonts w:hint="eastAsia"/>
        </w:rPr>
      </w:pPr>
      <w:r>
        <w:rPr>
          <w:rFonts w:ascii="Arial" w:eastAsia="等线" w:hAnsi="Arial" w:cs="Arial"/>
          <w:sz w:val="22"/>
        </w:rPr>
        <w:t>吞吐量</w:t>
      </w:r>
      <w:r>
        <w:rPr>
          <w:rFonts w:ascii="Arial" w:eastAsia="等线" w:hAnsi="Arial" w:cs="Arial"/>
          <w:sz w:val="22"/>
        </w:rPr>
        <w:t>300</w:t>
      </w:r>
      <w:r>
        <w:rPr>
          <w:rFonts w:ascii="Arial" w:eastAsia="等线" w:hAnsi="Arial" w:cs="Arial"/>
          <w:sz w:val="22"/>
        </w:rPr>
        <w:t>左右</w:t>
      </w:r>
    </w:p>
    <w:p w14:paraId="0326E877" w14:textId="77777777" w:rsidR="00C12462" w:rsidRDefault="00C12462" w:rsidP="00C12462">
      <w:pPr>
        <w:spacing w:before="120" w:after="120" w:line="288" w:lineRule="auto"/>
        <w:jc w:val="center"/>
        <w:rPr>
          <w:rFonts w:hint="eastAsia"/>
        </w:rPr>
      </w:pPr>
      <w:r>
        <w:rPr>
          <w:noProof/>
        </w:rPr>
        <w:drawing>
          <wp:inline distT="0" distB="0" distL="0" distR="0" wp14:anchorId="2A9879A0" wp14:editId="367EAF6A">
            <wp:extent cx="5257800" cy="113347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54"/>
                    <a:stretch>
                      <a:fillRect/>
                    </a:stretch>
                  </pic:blipFill>
                  <pic:spPr>
                    <a:xfrm>
                      <a:off x="0" y="0"/>
                      <a:ext cx="5257800" cy="1133475"/>
                    </a:xfrm>
                    <a:prstGeom prst="rect">
                      <a:avLst/>
                    </a:prstGeom>
                  </pic:spPr>
                </pic:pic>
              </a:graphicData>
            </a:graphic>
          </wp:inline>
        </w:drawing>
      </w:r>
    </w:p>
    <w:p w14:paraId="06B0C22D" w14:textId="77777777" w:rsidR="00C12462" w:rsidRDefault="00C12462" w:rsidP="00C12462">
      <w:pPr>
        <w:spacing w:before="120" w:after="120" w:line="288" w:lineRule="auto"/>
        <w:jc w:val="left"/>
        <w:rPr>
          <w:rFonts w:hint="eastAsia"/>
        </w:rPr>
      </w:pPr>
    </w:p>
    <w:p w14:paraId="4615DA84" w14:textId="77777777" w:rsidR="00C12462" w:rsidRDefault="00C12462" w:rsidP="00C12462">
      <w:pPr>
        <w:rPr>
          <w:rFonts w:hint="eastAsia"/>
        </w:rPr>
      </w:pPr>
      <w:r>
        <w:t>2.4 优化日志</w:t>
      </w:r>
    </w:p>
    <w:p w14:paraId="4F6CE431" w14:textId="77777777" w:rsidR="00C12462" w:rsidRDefault="00C12462" w:rsidP="00C12462">
      <w:pPr>
        <w:spacing w:before="120" w:after="120" w:line="288" w:lineRule="auto"/>
        <w:jc w:val="left"/>
        <w:rPr>
          <w:rFonts w:hint="eastAsia"/>
        </w:rPr>
      </w:pPr>
      <w:r>
        <w:rPr>
          <w:rFonts w:ascii="Arial" w:eastAsia="等线" w:hAnsi="Arial" w:cs="Arial"/>
          <w:sz w:val="22"/>
        </w:rPr>
        <w:t>内容管理日志级别改为</w:t>
      </w:r>
      <w:r>
        <w:rPr>
          <w:rFonts w:ascii="Arial" w:eastAsia="等线" w:hAnsi="Arial" w:cs="Arial"/>
          <w:sz w:val="22"/>
        </w:rPr>
        <w:t>info</w:t>
      </w:r>
      <w:r>
        <w:rPr>
          <w:rFonts w:ascii="Arial" w:eastAsia="等线" w:hAnsi="Arial" w:cs="Arial"/>
          <w:sz w:val="22"/>
        </w:rPr>
        <w:t>级别</w:t>
      </w:r>
      <w:r>
        <w:rPr>
          <w:rFonts w:ascii="Arial" w:eastAsia="等线" w:hAnsi="Arial" w:cs="Arial"/>
          <w:sz w:val="22"/>
        </w:rPr>
        <w:t>.</w:t>
      </w:r>
    </w:p>
    <w:p w14:paraId="1F7B0C16" w14:textId="77777777" w:rsidR="00C12462" w:rsidRDefault="00C12462" w:rsidP="00C12462">
      <w:pPr>
        <w:spacing w:before="120" w:after="120" w:line="288" w:lineRule="auto"/>
        <w:jc w:val="center"/>
        <w:rPr>
          <w:rFonts w:hint="eastAsia"/>
        </w:rPr>
      </w:pPr>
      <w:r>
        <w:rPr>
          <w:noProof/>
        </w:rPr>
        <w:lastRenderedPageBreak/>
        <w:drawing>
          <wp:inline distT="0" distB="0" distL="0" distR="0" wp14:anchorId="351C4981" wp14:editId="193CA518">
            <wp:extent cx="5257800" cy="1447800"/>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55"/>
                    <a:stretch>
                      <a:fillRect/>
                    </a:stretch>
                  </pic:blipFill>
                  <pic:spPr>
                    <a:xfrm>
                      <a:off x="0" y="0"/>
                      <a:ext cx="5257800" cy="1447800"/>
                    </a:xfrm>
                    <a:prstGeom prst="rect">
                      <a:avLst/>
                    </a:prstGeom>
                  </pic:spPr>
                </pic:pic>
              </a:graphicData>
            </a:graphic>
          </wp:inline>
        </w:drawing>
      </w:r>
    </w:p>
    <w:p w14:paraId="4E8B6B21" w14:textId="77777777" w:rsidR="00C12462" w:rsidRDefault="00C12462" w:rsidP="00C12462">
      <w:pPr>
        <w:spacing w:before="120" w:after="120" w:line="288" w:lineRule="auto"/>
        <w:jc w:val="left"/>
        <w:rPr>
          <w:rFonts w:hint="eastAsia"/>
        </w:rPr>
      </w:pPr>
    </w:p>
    <w:p w14:paraId="5599A13C" w14:textId="77777777" w:rsidR="00C12462" w:rsidRDefault="00C12462" w:rsidP="00C12462">
      <w:pPr>
        <w:spacing w:before="120" w:after="120" w:line="288" w:lineRule="auto"/>
        <w:jc w:val="left"/>
        <w:rPr>
          <w:rFonts w:hint="eastAsia"/>
        </w:rPr>
      </w:pPr>
      <w:r>
        <w:rPr>
          <w:rFonts w:ascii="Arial" w:eastAsia="等线" w:hAnsi="Arial" w:cs="Arial"/>
          <w:sz w:val="22"/>
        </w:rPr>
        <w:t>单独请求内容管理测试，吞吐量达到</w:t>
      </w:r>
      <w:r>
        <w:rPr>
          <w:rFonts w:ascii="Arial" w:eastAsia="等线" w:hAnsi="Arial" w:cs="Arial"/>
          <w:sz w:val="22"/>
        </w:rPr>
        <w:t>1500</w:t>
      </w:r>
      <w:r>
        <w:rPr>
          <w:rFonts w:ascii="Arial" w:eastAsia="等线" w:hAnsi="Arial" w:cs="Arial"/>
          <w:sz w:val="22"/>
        </w:rPr>
        <w:t>左右</w:t>
      </w:r>
    </w:p>
    <w:p w14:paraId="01CB693F" w14:textId="77777777" w:rsidR="00C12462" w:rsidRDefault="00C12462" w:rsidP="00C12462">
      <w:pPr>
        <w:spacing w:before="120" w:after="120" w:line="288" w:lineRule="auto"/>
        <w:jc w:val="center"/>
        <w:rPr>
          <w:rFonts w:hint="eastAsia"/>
        </w:rPr>
      </w:pPr>
      <w:r>
        <w:rPr>
          <w:noProof/>
        </w:rPr>
        <w:drawing>
          <wp:inline distT="0" distB="0" distL="0" distR="0" wp14:anchorId="46964B48" wp14:editId="0ED2E087">
            <wp:extent cx="5257800" cy="100012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56"/>
                    <a:stretch>
                      <a:fillRect/>
                    </a:stretch>
                  </pic:blipFill>
                  <pic:spPr>
                    <a:xfrm>
                      <a:off x="0" y="0"/>
                      <a:ext cx="5257800" cy="1000125"/>
                    </a:xfrm>
                    <a:prstGeom prst="rect">
                      <a:avLst/>
                    </a:prstGeom>
                  </pic:spPr>
                </pic:pic>
              </a:graphicData>
            </a:graphic>
          </wp:inline>
        </w:drawing>
      </w:r>
    </w:p>
    <w:p w14:paraId="0D4D8867" w14:textId="72769D40" w:rsidR="009773F8" w:rsidRDefault="009773F8" w:rsidP="00F17AB8">
      <w:pPr>
        <w:rPr>
          <w:rFonts w:hint="eastAsia"/>
        </w:rPr>
      </w:pPr>
    </w:p>
    <w:p w14:paraId="4B7B852E" w14:textId="5CB102F6" w:rsidR="009773F8" w:rsidRDefault="009773F8" w:rsidP="00F17AB8">
      <w:pPr>
        <w:rPr>
          <w:rFonts w:hint="eastAsia"/>
        </w:rPr>
      </w:pPr>
    </w:p>
    <w:p w14:paraId="0DCB7BA0" w14:textId="09D69BE4" w:rsidR="009773F8" w:rsidRDefault="00F86939" w:rsidP="00F17AB8">
      <w:pPr>
        <w:rPr>
          <w:rFonts w:hint="eastAsia"/>
        </w:rPr>
      </w:pPr>
      <w:r>
        <w:rPr>
          <w:rFonts w:hint="eastAsia"/>
        </w:rPr>
        <w:t>解决缓存问题后</w:t>
      </w:r>
    </w:p>
    <w:p w14:paraId="09272391" w14:textId="77777777" w:rsidR="00F86939" w:rsidRDefault="00F86939" w:rsidP="00F17AB8">
      <w:pPr>
        <w:rPr>
          <w:rFonts w:hint="eastAsia"/>
        </w:rPr>
      </w:pPr>
    </w:p>
    <w:p w14:paraId="3ED64C9D" w14:textId="77777777" w:rsidR="00F86939" w:rsidRPr="00F86939" w:rsidRDefault="00F86939" w:rsidP="00F86939">
      <w:pPr>
        <w:rPr>
          <w:rFonts w:hint="eastAsia"/>
        </w:rPr>
      </w:pPr>
      <w:r w:rsidRPr="00F86939">
        <w:rPr>
          <w:rFonts w:hint="eastAsia"/>
        </w:rPr>
        <w:t>测试，查询数据库只发生一次，整个测试过程的吞吐量在</w:t>
      </w:r>
      <w:r w:rsidRPr="00F86939">
        <w:t>3800左右。</w:t>
      </w:r>
    </w:p>
    <w:p w14:paraId="3CEB0F4A" w14:textId="7870FDBC" w:rsidR="009773F8" w:rsidRPr="00F86939" w:rsidRDefault="00F86939" w:rsidP="00F17AB8">
      <w:pPr>
        <w:rPr>
          <w:rFonts w:hint="eastAsia"/>
        </w:rPr>
      </w:pPr>
      <w:r>
        <w:rPr>
          <w:noProof/>
        </w:rPr>
        <w:drawing>
          <wp:inline distT="0" distB="0" distL="0" distR="0" wp14:anchorId="21C31A72" wp14:editId="54DA58B6">
            <wp:extent cx="5257800" cy="1076325"/>
            <wp:effectExtent l="0" t="0" r="0" b="0"/>
            <wp:docPr id="29" name="图片 29" descr="图形用户界面, 应用程序&#10;&#10;描述已自动生成"/>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a:picLocks noChangeAspect="1"/>
                    </pic:cNvPicPr>
                  </pic:nvPicPr>
                  <pic:blipFill>
                    <a:blip r:embed="rId57"/>
                    <a:stretch>
                      <a:fillRect/>
                    </a:stretch>
                  </pic:blipFill>
                  <pic:spPr>
                    <a:xfrm>
                      <a:off x="0" y="0"/>
                      <a:ext cx="5257800" cy="1076325"/>
                    </a:xfrm>
                    <a:prstGeom prst="rect">
                      <a:avLst/>
                    </a:prstGeom>
                  </pic:spPr>
                </pic:pic>
              </a:graphicData>
            </a:graphic>
          </wp:inline>
        </w:drawing>
      </w:r>
    </w:p>
    <w:p w14:paraId="106CFE43" w14:textId="40630311" w:rsidR="009773F8" w:rsidRDefault="009773F8" w:rsidP="00F17AB8">
      <w:pPr>
        <w:rPr>
          <w:rFonts w:hint="eastAsia"/>
        </w:rPr>
      </w:pPr>
    </w:p>
    <w:p w14:paraId="31797BE4" w14:textId="1C92B611" w:rsidR="009773F8" w:rsidRDefault="009773F8" w:rsidP="00F17AB8">
      <w:pPr>
        <w:rPr>
          <w:rFonts w:hint="eastAsia"/>
        </w:rPr>
      </w:pPr>
    </w:p>
    <w:p w14:paraId="435F74A8" w14:textId="400B19A3" w:rsidR="009773F8" w:rsidRDefault="009773F8" w:rsidP="00F17AB8">
      <w:pPr>
        <w:rPr>
          <w:rFonts w:hint="eastAsia"/>
        </w:rPr>
      </w:pPr>
    </w:p>
    <w:p w14:paraId="04E35C6F" w14:textId="25235489" w:rsidR="009773F8" w:rsidRDefault="009773F8" w:rsidP="00F17AB8">
      <w:pPr>
        <w:rPr>
          <w:rFonts w:hint="eastAsia"/>
        </w:rPr>
      </w:pPr>
    </w:p>
    <w:p w14:paraId="576ECBFB" w14:textId="6B1E3E4E" w:rsidR="001240A7" w:rsidRDefault="003B3C74" w:rsidP="003B3C74">
      <w:pPr>
        <w:pStyle w:val="1"/>
        <w:rPr>
          <w:rFonts w:hint="eastAsia"/>
        </w:rPr>
      </w:pPr>
      <w:r>
        <w:rPr>
          <w:rFonts w:hint="eastAsia"/>
        </w:rPr>
        <w:t>使用</w:t>
      </w:r>
      <w:proofErr w:type="spellStart"/>
      <w:r>
        <w:rPr>
          <w:rFonts w:hint="eastAsia"/>
        </w:rPr>
        <w:t>CountDownLatch</w:t>
      </w:r>
      <w:proofErr w:type="spellEnd"/>
    </w:p>
    <w:p w14:paraId="3DC8B625" w14:textId="77777777" w:rsidR="00082970" w:rsidRPr="00082970" w:rsidRDefault="00082970" w:rsidP="00082970">
      <w:proofErr w:type="spellStart"/>
      <w:r w:rsidRPr="00082970">
        <w:t>CountDownLatch</w:t>
      </w:r>
      <w:proofErr w:type="spellEnd"/>
      <w:r w:rsidRPr="00082970">
        <w:t xml:space="preserve"> 是 Java 并发包中一个非常实用的 </w:t>
      </w:r>
      <w:r w:rsidRPr="00082970">
        <w:rPr>
          <w:b/>
          <w:bCs/>
        </w:rPr>
        <w:t>同步工具类</w:t>
      </w:r>
      <w:r w:rsidRPr="00082970">
        <w:t>，它的核心作用是：</w:t>
      </w:r>
    </w:p>
    <w:p w14:paraId="58008FB8" w14:textId="77777777" w:rsidR="00082970" w:rsidRPr="00082970" w:rsidRDefault="00082970" w:rsidP="00082970">
      <w:pPr>
        <w:rPr>
          <w:b/>
          <w:bCs/>
        </w:rPr>
      </w:pPr>
      <w:r w:rsidRPr="00082970">
        <w:rPr>
          <w:rFonts w:ascii="Segoe UI Emoji" w:hAnsi="Segoe UI Emoji" w:cs="Segoe UI Emoji"/>
          <w:b/>
          <w:bCs/>
        </w:rPr>
        <w:t>📌</w:t>
      </w:r>
      <w:r w:rsidRPr="00082970">
        <w:rPr>
          <w:b/>
          <w:bCs/>
        </w:rPr>
        <w:t xml:space="preserve"> 作用</w:t>
      </w:r>
    </w:p>
    <w:p w14:paraId="28965D5D" w14:textId="77777777" w:rsidR="00082970" w:rsidRPr="00082970" w:rsidRDefault="00082970" w:rsidP="00082970">
      <w:r w:rsidRPr="00082970">
        <w:rPr>
          <w:b/>
          <w:bCs/>
        </w:rPr>
        <w:t>让一个或多个线程等待，直到其他线程执行完指定操作后再继续执行。</w:t>
      </w:r>
    </w:p>
    <w:p w14:paraId="2B887242" w14:textId="77777777" w:rsidR="00082970" w:rsidRPr="00082970" w:rsidRDefault="00082970" w:rsidP="00082970">
      <w:r w:rsidRPr="00082970">
        <w:pict w14:anchorId="1B94FD5E">
          <v:rect id="_x0000_i1031" style="width:0;height:1.5pt" o:hralign="center" o:hrstd="t" o:hr="t" fillcolor="#a0a0a0" stroked="f"/>
        </w:pict>
      </w:r>
    </w:p>
    <w:p w14:paraId="2C940DAB" w14:textId="77777777" w:rsidR="00082970" w:rsidRPr="00082970" w:rsidRDefault="00082970" w:rsidP="00082970">
      <w:pPr>
        <w:rPr>
          <w:b/>
          <w:bCs/>
        </w:rPr>
      </w:pPr>
      <w:r w:rsidRPr="00082970">
        <w:rPr>
          <w:rFonts w:ascii="Segoe UI Emoji" w:hAnsi="Segoe UI Emoji" w:cs="Segoe UI Emoji"/>
          <w:b/>
          <w:bCs/>
        </w:rPr>
        <w:t>📚</w:t>
      </w:r>
      <w:r w:rsidRPr="00082970">
        <w:rPr>
          <w:b/>
          <w:bCs/>
        </w:rPr>
        <w:t xml:space="preserve"> 具体使用场景 &amp; 原理</w:t>
      </w:r>
    </w:p>
    <w:p w14:paraId="46DD1BBB" w14:textId="77777777" w:rsidR="00082970" w:rsidRPr="00082970" w:rsidRDefault="00082970" w:rsidP="00082970">
      <w:pPr>
        <w:rPr>
          <w:b/>
          <w:bCs/>
        </w:rPr>
      </w:pPr>
      <w:r w:rsidRPr="00082970">
        <w:rPr>
          <w:rFonts w:ascii="Segoe UI Emoji" w:hAnsi="Segoe UI Emoji" w:cs="Segoe UI Emoji"/>
          <w:b/>
          <w:bCs/>
        </w:rPr>
        <w:t>🎯</w:t>
      </w:r>
      <w:r w:rsidRPr="00082970">
        <w:rPr>
          <w:b/>
          <w:bCs/>
        </w:rPr>
        <w:t xml:space="preserve"> 常见应用场景：</w:t>
      </w:r>
    </w:p>
    <w:p w14:paraId="2B7DC122" w14:textId="77777777" w:rsidR="00082970" w:rsidRPr="00082970" w:rsidRDefault="00082970" w:rsidP="00082970">
      <w:pPr>
        <w:numPr>
          <w:ilvl w:val="0"/>
          <w:numId w:val="7"/>
        </w:numPr>
      </w:pPr>
      <w:r w:rsidRPr="00082970">
        <w:rPr>
          <w:b/>
          <w:bCs/>
        </w:rPr>
        <w:t>线程并发启动，等待统一汇总</w:t>
      </w:r>
    </w:p>
    <w:p w14:paraId="1266F3EB" w14:textId="77777777" w:rsidR="00082970" w:rsidRPr="00082970" w:rsidRDefault="00082970" w:rsidP="00082970">
      <w:pPr>
        <w:numPr>
          <w:ilvl w:val="1"/>
          <w:numId w:val="7"/>
        </w:numPr>
      </w:pPr>
      <w:r w:rsidRPr="00082970">
        <w:t>比如：多个线程并行计算，主线程等待所有子线程计算完再合并结果。</w:t>
      </w:r>
    </w:p>
    <w:p w14:paraId="12A84B8D" w14:textId="77777777" w:rsidR="00082970" w:rsidRPr="00082970" w:rsidRDefault="00082970" w:rsidP="00082970">
      <w:pPr>
        <w:numPr>
          <w:ilvl w:val="0"/>
          <w:numId w:val="7"/>
        </w:numPr>
      </w:pPr>
      <w:r w:rsidRPr="00082970">
        <w:rPr>
          <w:b/>
          <w:bCs/>
        </w:rPr>
        <w:t>控制主线程等待</w:t>
      </w:r>
      <w:proofErr w:type="gramStart"/>
      <w:r w:rsidRPr="00082970">
        <w:rPr>
          <w:b/>
          <w:bCs/>
        </w:rPr>
        <w:t>子任务</w:t>
      </w:r>
      <w:proofErr w:type="gramEnd"/>
      <w:r w:rsidRPr="00082970">
        <w:rPr>
          <w:b/>
          <w:bCs/>
        </w:rPr>
        <w:t>完成</w:t>
      </w:r>
    </w:p>
    <w:p w14:paraId="5D671725" w14:textId="77777777" w:rsidR="00082970" w:rsidRPr="00082970" w:rsidRDefault="00082970" w:rsidP="00082970">
      <w:pPr>
        <w:numPr>
          <w:ilvl w:val="1"/>
          <w:numId w:val="7"/>
        </w:numPr>
      </w:pPr>
      <w:r w:rsidRPr="00082970">
        <w:t>比如：主线程发起多个任务，</w:t>
      </w:r>
      <w:r w:rsidRPr="00082970">
        <w:rPr>
          <w:highlight w:val="yellow"/>
        </w:rPr>
        <w:t>只有当这些任务全部完成之后，主线程才继续往下走。</w:t>
      </w:r>
    </w:p>
    <w:p w14:paraId="56EFC5C0" w14:textId="77777777" w:rsidR="00082970" w:rsidRPr="00082970" w:rsidRDefault="00082970" w:rsidP="00082970">
      <w:pPr>
        <w:numPr>
          <w:ilvl w:val="0"/>
          <w:numId w:val="7"/>
        </w:numPr>
      </w:pPr>
      <w:r w:rsidRPr="00082970">
        <w:rPr>
          <w:b/>
          <w:bCs/>
        </w:rPr>
        <w:t>模拟并发场景</w:t>
      </w:r>
    </w:p>
    <w:p w14:paraId="47823263" w14:textId="77777777" w:rsidR="00082970" w:rsidRDefault="00082970" w:rsidP="00082970">
      <w:pPr>
        <w:numPr>
          <w:ilvl w:val="1"/>
          <w:numId w:val="7"/>
        </w:numPr>
      </w:pPr>
      <w:r w:rsidRPr="00082970">
        <w:t>比如：</w:t>
      </w:r>
      <w:proofErr w:type="gramStart"/>
      <w:r w:rsidRPr="00082970">
        <w:t>压测接口</w:t>
      </w:r>
      <w:proofErr w:type="gramEnd"/>
      <w:r w:rsidRPr="00082970">
        <w:t>时，让多个线程 "同时" 开始执行。</w:t>
      </w:r>
    </w:p>
    <w:p w14:paraId="0EA1FEC2" w14:textId="77777777" w:rsidR="00082970" w:rsidRPr="00082970" w:rsidRDefault="00082970" w:rsidP="00082970">
      <w:pPr>
        <w:rPr>
          <w:b/>
          <w:bCs/>
        </w:rPr>
      </w:pPr>
      <w:r w:rsidRPr="00082970">
        <w:rPr>
          <w:rFonts w:ascii="Segoe UI Emoji" w:hAnsi="Segoe UI Emoji" w:cs="Segoe UI Emoji"/>
          <w:b/>
          <w:bCs/>
        </w:rPr>
        <w:lastRenderedPageBreak/>
        <w:t>⚙️</w:t>
      </w:r>
      <w:r w:rsidRPr="00082970">
        <w:rPr>
          <w:b/>
          <w:bCs/>
        </w:rPr>
        <w:t xml:space="preserve"> 工作原理：</w:t>
      </w:r>
    </w:p>
    <w:p w14:paraId="77B70714" w14:textId="77777777" w:rsidR="00082970" w:rsidRPr="00082970" w:rsidRDefault="00082970" w:rsidP="00082970">
      <w:pPr>
        <w:numPr>
          <w:ilvl w:val="0"/>
          <w:numId w:val="8"/>
        </w:numPr>
      </w:pPr>
      <w:proofErr w:type="spellStart"/>
      <w:r w:rsidRPr="00082970">
        <w:t>CountDownLatch</w:t>
      </w:r>
      <w:proofErr w:type="spellEnd"/>
      <w:r w:rsidRPr="00082970">
        <w:t xml:space="preserve"> 内部有一个 </w:t>
      </w:r>
      <w:r w:rsidRPr="00082970">
        <w:rPr>
          <w:b/>
          <w:bCs/>
        </w:rPr>
        <w:t>计数器</w:t>
      </w:r>
      <w:r w:rsidRPr="00082970">
        <w:t>，初始化时设定</w:t>
      </w:r>
      <w:proofErr w:type="gramStart"/>
      <w:r w:rsidRPr="00082970">
        <w:t>一</w:t>
      </w:r>
      <w:proofErr w:type="gramEnd"/>
      <w:r w:rsidRPr="00082970">
        <w:t>个数，比如 3。</w:t>
      </w:r>
    </w:p>
    <w:p w14:paraId="439789B8" w14:textId="77777777" w:rsidR="00082970" w:rsidRPr="00082970" w:rsidRDefault="00082970" w:rsidP="00082970">
      <w:pPr>
        <w:numPr>
          <w:ilvl w:val="0"/>
          <w:numId w:val="8"/>
        </w:numPr>
      </w:pPr>
      <w:r w:rsidRPr="00082970">
        <w:t xml:space="preserve">每当子线程执行完毕，调用 </w:t>
      </w:r>
      <w:proofErr w:type="spellStart"/>
      <w:r w:rsidRPr="00082970">
        <w:t>countDown</w:t>
      </w:r>
      <w:proofErr w:type="spellEnd"/>
      <w:r w:rsidRPr="00082970">
        <w:t>() 方法，计数器减 1。</w:t>
      </w:r>
    </w:p>
    <w:p w14:paraId="278B30A3" w14:textId="77777777" w:rsidR="00082970" w:rsidRPr="00082970" w:rsidRDefault="00082970" w:rsidP="00082970">
      <w:pPr>
        <w:numPr>
          <w:ilvl w:val="0"/>
          <w:numId w:val="8"/>
        </w:numPr>
      </w:pPr>
      <w:r w:rsidRPr="00082970">
        <w:rPr>
          <w:b/>
          <w:bCs/>
        </w:rPr>
        <w:t>主线程调用 await() 方法，阻塞等待计数器归零</w:t>
      </w:r>
      <w:r w:rsidRPr="00082970">
        <w:t>，才会继续执行。</w:t>
      </w:r>
    </w:p>
    <w:p w14:paraId="41C2D8D8" w14:textId="77777777" w:rsidR="00082970" w:rsidRPr="00082970" w:rsidRDefault="00082970" w:rsidP="00082970">
      <w:pPr>
        <w:rPr>
          <w:rFonts w:hint="eastAsia"/>
        </w:rPr>
      </w:pPr>
    </w:p>
    <w:p w14:paraId="1F37BD46" w14:textId="3864D735" w:rsidR="003B3C74" w:rsidRPr="00082970" w:rsidRDefault="003B3C74" w:rsidP="00F17AB8">
      <w:pPr>
        <w:rPr>
          <w:rFonts w:hint="eastAsia"/>
        </w:rPr>
      </w:pPr>
    </w:p>
    <w:p w14:paraId="0FA0EF9D" w14:textId="72ABAEF9" w:rsidR="003B3C74" w:rsidRDefault="003B3C74" w:rsidP="00F17AB8">
      <w:pPr>
        <w:rPr>
          <w:rFonts w:hint="eastAsia"/>
        </w:rPr>
      </w:pPr>
      <w:r w:rsidRPr="003B3C74">
        <w:rPr>
          <w:noProof/>
        </w:rPr>
        <w:drawing>
          <wp:inline distT="0" distB="0" distL="0" distR="0" wp14:anchorId="3F6471FB" wp14:editId="33185C08">
            <wp:extent cx="6645910" cy="23177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317750"/>
                    </a:xfrm>
                    <a:prstGeom prst="rect">
                      <a:avLst/>
                    </a:prstGeom>
                  </pic:spPr>
                </pic:pic>
              </a:graphicData>
            </a:graphic>
          </wp:inline>
        </w:drawing>
      </w:r>
    </w:p>
    <w:p w14:paraId="64BD89C0" w14:textId="565A724D" w:rsidR="001240A7" w:rsidRDefault="001240A7" w:rsidP="00F17AB8">
      <w:pPr>
        <w:rPr>
          <w:rFonts w:hint="eastAsia"/>
        </w:rPr>
      </w:pPr>
    </w:p>
    <w:p w14:paraId="66DFCEDC" w14:textId="539BA201" w:rsidR="001240A7" w:rsidRDefault="003B3C74" w:rsidP="00F17AB8">
      <w:pPr>
        <w:rPr>
          <w:rFonts w:hint="eastAsia"/>
        </w:rPr>
      </w:pPr>
      <w:r w:rsidRPr="003B3C74">
        <w:rPr>
          <w:noProof/>
        </w:rPr>
        <w:drawing>
          <wp:inline distT="0" distB="0" distL="0" distR="0" wp14:anchorId="068D6F37" wp14:editId="3CA528E4">
            <wp:extent cx="6645910" cy="1763395"/>
            <wp:effectExtent l="0" t="0" r="2540" b="8255"/>
            <wp:docPr id="31" name="图片 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 应用程序&#10;&#10;描述已自动生成"/>
                    <pic:cNvPicPr/>
                  </pic:nvPicPr>
                  <pic:blipFill>
                    <a:blip r:embed="rId59"/>
                    <a:stretch>
                      <a:fillRect/>
                    </a:stretch>
                  </pic:blipFill>
                  <pic:spPr>
                    <a:xfrm>
                      <a:off x="0" y="0"/>
                      <a:ext cx="6645910" cy="1763395"/>
                    </a:xfrm>
                    <a:prstGeom prst="rect">
                      <a:avLst/>
                    </a:prstGeom>
                  </pic:spPr>
                </pic:pic>
              </a:graphicData>
            </a:graphic>
          </wp:inline>
        </w:drawing>
      </w:r>
    </w:p>
    <w:p w14:paraId="14A2EB4A" w14:textId="0C21841B" w:rsidR="003B3C74" w:rsidRDefault="003B3C74" w:rsidP="00F17AB8">
      <w:pPr>
        <w:rPr>
          <w:rFonts w:hint="eastAsia"/>
        </w:rPr>
      </w:pPr>
      <w:r>
        <w:rPr>
          <w:rFonts w:hint="eastAsia"/>
        </w:rPr>
        <w:t>在任务调度处理分布式事务时用到的</w:t>
      </w:r>
    </w:p>
    <w:p w14:paraId="7C897FA7" w14:textId="1B459E48" w:rsidR="001240A7" w:rsidRDefault="003B3C74" w:rsidP="00F17AB8">
      <w:pPr>
        <w:rPr>
          <w:rFonts w:hint="eastAsia"/>
        </w:rPr>
      </w:pPr>
      <w:r w:rsidRPr="003B3C74">
        <w:rPr>
          <w:noProof/>
        </w:rPr>
        <w:lastRenderedPageBreak/>
        <w:drawing>
          <wp:inline distT="0" distB="0" distL="0" distR="0" wp14:anchorId="58D5FAEF" wp14:editId="3891FCCA">
            <wp:extent cx="4740869" cy="5061105"/>
            <wp:effectExtent l="0" t="0" r="3175" b="6350"/>
            <wp:docPr id="32" name="图片 32"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日程表&#10;&#10;描述已自动生成"/>
                    <pic:cNvPicPr/>
                  </pic:nvPicPr>
                  <pic:blipFill>
                    <a:blip r:embed="rId60"/>
                    <a:stretch>
                      <a:fillRect/>
                    </a:stretch>
                  </pic:blipFill>
                  <pic:spPr>
                    <a:xfrm>
                      <a:off x="0" y="0"/>
                      <a:ext cx="4750305" cy="5071178"/>
                    </a:xfrm>
                    <a:prstGeom prst="rect">
                      <a:avLst/>
                    </a:prstGeom>
                  </pic:spPr>
                </pic:pic>
              </a:graphicData>
            </a:graphic>
          </wp:inline>
        </w:drawing>
      </w:r>
    </w:p>
    <w:p w14:paraId="27A5CCD4" w14:textId="621839E3" w:rsidR="001240A7" w:rsidRDefault="001240A7" w:rsidP="00F17AB8">
      <w:pPr>
        <w:rPr>
          <w:rFonts w:hint="eastAsia"/>
        </w:rPr>
      </w:pPr>
    </w:p>
    <w:p w14:paraId="56719207" w14:textId="5DFC0B34" w:rsidR="006F06B7" w:rsidRDefault="006F06B7" w:rsidP="00F17AB8">
      <w:pPr>
        <w:rPr>
          <w:rFonts w:hint="eastAsia"/>
        </w:rPr>
      </w:pPr>
    </w:p>
    <w:p w14:paraId="2946C2FA" w14:textId="3D992D86" w:rsidR="006F06B7" w:rsidRDefault="006F06B7" w:rsidP="006F06B7">
      <w:pPr>
        <w:pStyle w:val="1"/>
        <w:rPr>
          <w:rFonts w:hint="eastAsia"/>
        </w:rPr>
      </w:pPr>
      <w:r>
        <w:rPr>
          <w:rFonts w:hint="eastAsia"/>
        </w:rPr>
        <w:t>如何解耦？</w:t>
      </w:r>
    </w:p>
    <w:p w14:paraId="387442F3" w14:textId="19BB93AE" w:rsidR="006F06B7" w:rsidRDefault="006F06B7" w:rsidP="00F17AB8">
      <w:pPr>
        <w:rPr>
          <w:rFonts w:hint="eastAsia"/>
        </w:rPr>
      </w:pPr>
      <w:r>
        <w:rPr>
          <w:rFonts w:hint="eastAsia"/>
        </w:rPr>
        <w:t>解耦：代码的模块化，模块之间相互调用。</w:t>
      </w:r>
    </w:p>
    <w:p w14:paraId="3061A9F8" w14:textId="480C18EF" w:rsidR="006F06B7" w:rsidRDefault="006F06B7" w:rsidP="00F17AB8">
      <w:pPr>
        <w:rPr>
          <w:rFonts w:hint="eastAsia"/>
        </w:rPr>
      </w:pPr>
      <w:r>
        <w:rPr>
          <w:rFonts w:hint="eastAsia"/>
        </w:rPr>
        <w:t>解耦的目的：增加可维护性和代码的复用性</w:t>
      </w:r>
    </w:p>
    <w:p w14:paraId="5563A61B" w14:textId="6AE82ACE" w:rsidR="006F06B7" w:rsidRDefault="006F06B7" w:rsidP="00F17AB8">
      <w:pPr>
        <w:rPr>
          <w:rFonts w:hint="eastAsia"/>
        </w:rPr>
      </w:pPr>
    </w:p>
    <w:p w14:paraId="67BF083C" w14:textId="3D49C465" w:rsidR="006F06B7" w:rsidRDefault="006F06B7" w:rsidP="006F06B7">
      <w:pPr>
        <w:pStyle w:val="a7"/>
        <w:numPr>
          <w:ilvl w:val="0"/>
          <w:numId w:val="5"/>
        </w:numPr>
        <w:ind w:firstLineChars="0"/>
        <w:rPr>
          <w:rFonts w:hint="eastAsia"/>
        </w:rPr>
      </w:pPr>
      <w:r>
        <w:rPr>
          <w:rFonts w:hint="eastAsia"/>
        </w:rPr>
        <w:t>统一的，各个服务都要用到的东西抽象成一个工具类</w:t>
      </w:r>
    </w:p>
    <w:p w14:paraId="20D5988B" w14:textId="4782D88C" w:rsidR="006F06B7" w:rsidRDefault="004806B2" w:rsidP="004806B2">
      <w:pPr>
        <w:pStyle w:val="a7"/>
        <w:numPr>
          <w:ilvl w:val="0"/>
          <w:numId w:val="3"/>
        </w:numPr>
        <w:ind w:firstLineChars="0"/>
        <w:rPr>
          <w:rFonts w:hint="eastAsia"/>
        </w:rPr>
      </w:pPr>
      <w:r>
        <w:rPr>
          <w:rFonts w:hint="eastAsia"/>
        </w:rPr>
        <w:t>在进行权限认证的时候，需要从</w:t>
      </w:r>
      <w:proofErr w:type="spellStart"/>
      <w:r>
        <w:rPr>
          <w:rFonts w:hint="eastAsia"/>
        </w:rPr>
        <w:t>jwt</w:t>
      </w:r>
      <w:proofErr w:type="spellEnd"/>
      <w:r>
        <w:rPr>
          <w:rFonts w:hint="eastAsia"/>
        </w:rPr>
        <w:t>令牌中取出用户身份，抽象出工具类SecurityUtil</w:t>
      </w:r>
      <w:r>
        <w:t>.java</w:t>
      </w:r>
      <w:r>
        <w:rPr>
          <w:rFonts w:hint="eastAsia"/>
        </w:rPr>
        <w:t>。后续使用到</w:t>
      </w:r>
      <w:proofErr w:type="spellStart"/>
      <w:r>
        <w:rPr>
          <w:rFonts w:hint="eastAsia"/>
        </w:rPr>
        <w:t>jwt</w:t>
      </w:r>
      <w:proofErr w:type="spellEnd"/>
      <w:r>
        <w:rPr>
          <w:rFonts w:hint="eastAsia"/>
        </w:rPr>
        <w:t>令牌的地方直接调用函数即可验证身份。（内容管理服务要用，选课服务也要用）</w:t>
      </w:r>
    </w:p>
    <w:p w14:paraId="0CB688D0" w14:textId="5DE92A57" w:rsidR="004806B2" w:rsidRDefault="004806B2" w:rsidP="006F06B7">
      <w:pPr>
        <w:rPr>
          <w:rFonts w:hint="eastAsia"/>
        </w:rPr>
      </w:pPr>
      <w:r w:rsidRPr="004806B2">
        <w:rPr>
          <w:noProof/>
        </w:rPr>
        <w:lastRenderedPageBreak/>
        <w:drawing>
          <wp:inline distT="0" distB="0" distL="0" distR="0" wp14:anchorId="550A3A80" wp14:editId="3BFE5EB3">
            <wp:extent cx="5262435" cy="2803179"/>
            <wp:effectExtent l="0" t="0" r="0" b="0"/>
            <wp:docPr id="36" name="图片 3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 电子邮件&#10;&#10;描述已自动生成"/>
                    <pic:cNvPicPr/>
                  </pic:nvPicPr>
                  <pic:blipFill>
                    <a:blip r:embed="rId61"/>
                    <a:stretch>
                      <a:fillRect/>
                    </a:stretch>
                  </pic:blipFill>
                  <pic:spPr>
                    <a:xfrm>
                      <a:off x="0" y="0"/>
                      <a:ext cx="5271774" cy="2808154"/>
                    </a:xfrm>
                    <a:prstGeom prst="rect">
                      <a:avLst/>
                    </a:prstGeom>
                  </pic:spPr>
                </pic:pic>
              </a:graphicData>
            </a:graphic>
          </wp:inline>
        </w:drawing>
      </w:r>
    </w:p>
    <w:p w14:paraId="3D65DD47" w14:textId="07E6B40E" w:rsidR="004806B2" w:rsidRDefault="004806B2" w:rsidP="006F06B7">
      <w:pPr>
        <w:rPr>
          <w:rFonts w:hint="eastAsia"/>
        </w:rPr>
      </w:pPr>
    </w:p>
    <w:p w14:paraId="38962699" w14:textId="77777777" w:rsidR="004806B2" w:rsidRDefault="004806B2" w:rsidP="006F06B7">
      <w:pPr>
        <w:rPr>
          <w:rFonts w:hint="eastAsia"/>
        </w:rPr>
      </w:pPr>
    </w:p>
    <w:p w14:paraId="50B042B1" w14:textId="25A8D0F3" w:rsidR="006F06B7" w:rsidRDefault="004806B2" w:rsidP="006F06B7">
      <w:pPr>
        <w:pStyle w:val="a7"/>
        <w:numPr>
          <w:ilvl w:val="0"/>
          <w:numId w:val="5"/>
        </w:numPr>
        <w:ind w:firstLineChars="0"/>
        <w:rPr>
          <w:rFonts w:hint="eastAsia"/>
        </w:rPr>
      </w:pPr>
      <w:r>
        <w:rPr>
          <w:rFonts w:hint="eastAsia"/>
        </w:rPr>
        <w:t>与其在同一个文件中依次判断属于哪种认证方式。我们可以</w:t>
      </w:r>
      <w:r w:rsidR="006F06B7">
        <w:rPr>
          <w:rFonts w:hint="eastAsia"/>
        </w:rPr>
        <w:t>将认证功能抽象出一个接口</w:t>
      </w:r>
      <w:proofErr w:type="spellStart"/>
      <w:r w:rsidR="006F06B7">
        <w:rPr>
          <w:rFonts w:hint="eastAsia"/>
        </w:rPr>
        <w:t>AuthService</w:t>
      </w:r>
      <w:proofErr w:type="spellEnd"/>
      <w:r w:rsidR="006F06B7">
        <w:rPr>
          <w:rFonts w:hint="eastAsia"/>
        </w:rPr>
        <w:t>，用户名密码认证</w:t>
      </w:r>
      <w:proofErr w:type="gramStart"/>
      <w:r w:rsidR="006F06B7">
        <w:rPr>
          <w:rFonts w:hint="eastAsia"/>
        </w:rPr>
        <w:t>和微信认证</w:t>
      </w:r>
      <w:proofErr w:type="gramEnd"/>
      <w:r w:rsidR="006F06B7">
        <w:rPr>
          <w:rFonts w:hint="eastAsia"/>
        </w:rPr>
        <w:t>分别实现接口中的execute方法</w:t>
      </w:r>
    </w:p>
    <w:p w14:paraId="475EB0C1" w14:textId="77777777" w:rsidR="006F06B7" w:rsidRDefault="006F06B7" w:rsidP="006F06B7">
      <w:pPr>
        <w:pStyle w:val="a7"/>
        <w:rPr>
          <w:rFonts w:hint="eastAsia"/>
        </w:rPr>
      </w:pPr>
    </w:p>
    <w:p w14:paraId="242555F0" w14:textId="2E3D60DA" w:rsidR="006F06B7" w:rsidRDefault="006F06B7" w:rsidP="006F06B7">
      <w:pPr>
        <w:pStyle w:val="a7"/>
        <w:ind w:left="360" w:firstLineChars="0" w:firstLine="0"/>
        <w:rPr>
          <w:rFonts w:hint="eastAsia"/>
        </w:rPr>
      </w:pPr>
      <w:r w:rsidRPr="006F06B7">
        <w:rPr>
          <w:noProof/>
        </w:rPr>
        <w:drawing>
          <wp:inline distT="0" distB="0" distL="0" distR="0" wp14:anchorId="03B94592" wp14:editId="75AE9241">
            <wp:extent cx="2391109" cy="1124107"/>
            <wp:effectExtent l="0" t="0" r="9525" b="0"/>
            <wp:docPr id="34" name="图片 3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文本, 应用程序&#10;&#10;描述已自动生成"/>
                    <pic:cNvPicPr/>
                  </pic:nvPicPr>
                  <pic:blipFill>
                    <a:blip r:embed="rId62"/>
                    <a:stretch>
                      <a:fillRect/>
                    </a:stretch>
                  </pic:blipFill>
                  <pic:spPr>
                    <a:xfrm>
                      <a:off x="0" y="0"/>
                      <a:ext cx="2391109" cy="1124107"/>
                    </a:xfrm>
                    <a:prstGeom prst="rect">
                      <a:avLst/>
                    </a:prstGeom>
                  </pic:spPr>
                </pic:pic>
              </a:graphicData>
            </a:graphic>
          </wp:inline>
        </w:drawing>
      </w:r>
    </w:p>
    <w:p w14:paraId="53A67780" w14:textId="26A50BC5" w:rsidR="001240A7" w:rsidRDefault="006F06B7" w:rsidP="00F17AB8">
      <w:pPr>
        <w:rPr>
          <w:rFonts w:hint="eastAsia"/>
        </w:rPr>
      </w:pPr>
      <w:r>
        <w:rPr>
          <w:rFonts w:hint="eastAsia"/>
        </w:rPr>
        <w:t>使用的时候直接调用接口的execute方法即可。</w:t>
      </w:r>
    </w:p>
    <w:p w14:paraId="2999BD20" w14:textId="7B019087" w:rsidR="006F06B7" w:rsidRDefault="006F06B7" w:rsidP="00F17AB8">
      <w:pPr>
        <w:rPr>
          <w:rFonts w:hint="eastAsia"/>
        </w:rPr>
      </w:pPr>
      <w:r w:rsidRPr="006F06B7">
        <w:rPr>
          <w:noProof/>
        </w:rPr>
        <w:drawing>
          <wp:inline distT="0" distB="0" distL="0" distR="0" wp14:anchorId="0612833B" wp14:editId="35A451A6">
            <wp:extent cx="6645910" cy="1028065"/>
            <wp:effectExtent l="0" t="0" r="2540" b="635"/>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63"/>
                    <a:stretch>
                      <a:fillRect/>
                    </a:stretch>
                  </pic:blipFill>
                  <pic:spPr>
                    <a:xfrm>
                      <a:off x="0" y="0"/>
                      <a:ext cx="6645910" cy="1028065"/>
                    </a:xfrm>
                    <a:prstGeom prst="rect">
                      <a:avLst/>
                    </a:prstGeom>
                  </pic:spPr>
                </pic:pic>
              </a:graphicData>
            </a:graphic>
          </wp:inline>
        </w:drawing>
      </w:r>
    </w:p>
    <w:p w14:paraId="3C01DFE1" w14:textId="7BDD2B56" w:rsidR="006F06B7" w:rsidRDefault="006F06B7" w:rsidP="00F17AB8">
      <w:pPr>
        <w:rPr>
          <w:rFonts w:hint="eastAsia"/>
        </w:rPr>
      </w:pPr>
    </w:p>
    <w:p w14:paraId="337E1E18" w14:textId="164CF140" w:rsidR="00643F5E" w:rsidRDefault="00643F5E" w:rsidP="00643F5E">
      <w:pPr>
        <w:pStyle w:val="1"/>
        <w:rPr>
          <w:rFonts w:hint="eastAsia"/>
        </w:rPr>
      </w:pPr>
      <w:proofErr w:type="gramStart"/>
      <w:r>
        <w:rPr>
          <w:rFonts w:hint="eastAsia"/>
        </w:rPr>
        <w:t>做项目</w:t>
      </w:r>
      <w:proofErr w:type="gramEnd"/>
      <w:r>
        <w:rPr>
          <w:rFonts w:hint="eastAsia"/>
        </w:rPr>
        <w:t>过程中难度最大的事情</w:t>
      </w:r>
    </w:p>
    <w:p w14:paraId="08555783" w14:textId="77777777" w:rsidR="00643F5E" w:rsidRDefault="00643F5E" w:rsidP="00643F5E">
      <w:pPr>
        <w:rPr>
          <w:rFonts w:hint="eastAsia"/>
        </w:rPr>
      </w:pPr>
    </w:p>
    <w:p w14:paraId="4D0AF96E" w14:textId="77777777" w:rsidR="00643F5E" w:rsidRDefault="00643F5E" w:rsidP="00643F5E">
      <w:pPr>
        <w:rPr>
          <w:rFonts w:hint="eastAsia"/>
        </w:rPr>
      </w:pPr>
      <w:r>
        <w:rPr>
          <w:rFonts w:hint="eastAsia"/>
        </w:rPr>
        <w:t>第一个，是刚入公司的时候，公司使用的</w:t>
      </w:r>
      <w:proofErr w:type="gramStart"/>
      <w:r>
        <w:rPr>
          <w:rFonts w:hint="eastAsia"/>
        </w:rPr>
        <w:t>微服务</w:t>
      </w:r>
      <w:proofErr w:type="gramEnd"/>
      <w:r>
        <w:rPr>
          <w:rFonts w:hint="eastAsia"/>
        </w:rPr>
        <w:t>框架之前没有用过，而且项目进度比较赶，我需要尽快熟悉并参与项目部分功能的开发，于是我用了</w:t>
      </w:r>
      <w:r>
        <w:t>3天时间把Spring Cloud的核心组件的使用和工作机制做了一个快速了解，并且在指定时间内完成开发和交付。</w:t>
      </w:r>
    </w:p>
    <w:p w14:paraId="390FDDAF" w14:textId="77777777" w:rsidR="00643F5E" w:rsidRDefault="00643F5E" w:rsidP="00643F5E">
      <w:pPr>
        <w:rPr>
          <w:rFonts w:hint="eastAsia"/>
        </w:rPr>
      </w:pPr>
    </w:p>
    <w:p w14:paraId="30B84B8E" w14:textId="77777777" w:rsidR="00643F5E" w:rsidRDefault="00643F5E" w:rsidP="00643F5E">
      <w:pPr>
        <w:rPr>
          <w:rFonts w:hint="eastAsia"/>
        </w:rPr>
      </w:pPr>
      <w:r>
        <w:rPr>
          <w:rFonts w:hint="eastAsia"/>
        </w:rPr>
        <w:t>第二个，在项目里面遇到版本冲突导致</w:t>
      </w:r>
      <w:proofErr w:type="spellStart"/>
      <w:r>
        <w:t>NoSuchMethodException</w:t>
      </w:r>
      <w:proofErr w:type="spellEnd"/>
      <w:r>
        <w:t>，找了很多资料，原因有很多，然后最后我是一个个测试，花了1天时间，定位到是Jar包版本的问题，于是通过maven里面的exclude标签排除掉不兼容的版本以后，解决了这个问题。</w:t>
      </w:r>
    </w:p>
    <w:p w14:paraId="29375D48" w14:textId="77777777" w:rsidR="00643F5E" w:rsidRDefault="00643F5E" w:rsidP="00643F5E">
      <w:pPr>
        <w:rPr>
          <w:rFonts w:hint="eastAsia"/>
        </w:rPr>
      </w:pPr>
    </w:p>
    <w:p w14:paraId="6ED480DE" w14:textId="4C024CB3" w:rsidR="006F06B7" w:rsidRDefault="00643F5E" w:rsidP="00643F5E">
      <w:pPr>
        <w:rPr>
          <w:rFonts w:hint="eastAsia"/>
        </w:rPr>
      </w:pPr>
      <w:r>
        <w:rPr>
          <w:rFonts w:hint="eastAsia"/>
        </w:rPr>
        <w:t>从这个问题上让我学会了有效解决问题的方法。</w:t>
      </w:r>
    </w:p>
    <w:p w14:paraId="3D3C0B51" w14:textId="438AF286" w:rsidR="006F06B7" w:rsidRDefault="006F06B7" w:rsidP="00F17AB8">
      <w:pPr>
        <w:rPr>
          <w:rFonts w:hint="eastAsia"/>
        </w:rPr>
      </w:pPr>
    </w:p>
    <w:p w14:paraId="4486DF30" w14:textId="052D0C7B" w:rsidR="006F06B7" w:rsidRDefault="006F06B7" w:rsidP="00F17AB8">
      <w:pPr>
        <w:rPr>
          <w:rFonts w:hint="eastAsia"/>
        </w:rPr>
      </w:pPr>
    </w:p>
    <w:p w14:paraId="2C448E92" w14:textId="5D1E403E" w:rsidR="006F06B7" w:rsidRDefault="006F06B7" w:rsidP="00F17AB8">
      <w:pPr>
        <w:rPr>
          <w:rFonts w:hint="eastAsia"/>
        </w:rPr>
      </w:pPr>
    </w:p>
    <w:p w14:paraId="30832028" w14:textId="77777777" w:rsidR="00206AA8" w:rsidRDefault="00206AA8" w:rsidP="00F17AB8">
      <w:pPr>
        <w:rPr>
          <w:rFonts w:hint="eastAsia"/>
        </w:rPr>
      </w:pPr>
    </w:p>
    <w:p w14:paraId="7F9DE874" w14:textId="460E7FCF" w:rsidR="00206AA8" w:rsidRDefault="00206AA8" w:rsidP="00206AA8">
      <w:pPr>
        <w:pStyle w:val="1"/>
        <w:rPr>
          <w:rFonts w:hint="eastAsia"/>
        </w:rPr>
      </w:pPr>
      <w:r>
        <w:rPr>
          <w:rFonts w:hint="eastAsia"/>
        </w:rPr>
        <w:t>POJ</w:t>
      </w:r>
      <w:r>
        <w:t xml:space="preserve">O </w:t>
      </w:r>
      <w:r>
        <w:rPr>
          <w:rFonts w:hint="eastAsia"/>
        </w:rPr>
        <w:t>PO</w:t>
      </w:r>
      <w:r>
        <w:t xml:space="preserve"> </w:t>
      </w:r>
      <w:r>
        <w:rPr>
          <w:rFonts w:hint="eastAsia"/>
        </w:rPr>
        <w:t>DTO</w:t>
      </w:r>
      <w:r>
        <w:t xml:space="preserve"> </w:t>
      </w:r>
      <w:r>
        <w:rPr>
          <w:rFonts w:hint="eastAsia"/>
        </w:rPr>
        <w:t>VO？</w:t>
      </w:r>
    </w:p>
    <w:p w14:paraId="7090E901" w14:textId="78F27456" w:rsidR="00206AA8" w:rsidRPr="00206AA8" w:rsidRDefault="00206AA8" w:rsidP="00F17AB8">
      <w:pPr>
        <w:rPr>
          <w:rFonts w:hint="eastAsia"/>
        </w:rPr>
      </w:pPr>
    </w:p>
    <w:p w14:paraId="6C93761E" w14:textId="0AE40926" w:rsidR="006F06B7" w:rsidRDefault="00206AA8" w:rsidP="00F17AB8">
      <w:pPr>
        <w:rPr>
          <w:rFonts w:hint="eastAsia"/>
        </w:rPr>
      </w:pPr>
      <w:r w:rsidRPr="00206AA8">
        <w:t>POJO（Plain Ordinary Java Object）：在本规约中，POJO专指只有setter/getter/</w:t>
      </w:r>
      <w:proofErr w:type="spellStart"/>
      <w:r w:rsidRPr="00206AA8">
        <w:t>toString</w:t>
      </w:r>
      <w:proofErr w:type="spellEnd"/>
      <w:r w:rsidRPr="00206AA8">
        <w:t>的简单类，包括DO/DTO/BO/VO等。</w:t>
      </w:r>
    </w:p>
    <w:p w14:paraId="49074E41" w14:textId="77777777" w:rsidR="00206AA8" w:rsidRDefault="00206AA8" w:rsidP="00F17AB8">
      <w:pPr>
        <w:rPr>
          <w:rFonts w:hint="eastAsia"/>
        </w:rPr>
      </w:pPr>
    </w:p>
    <w:p w14:paraId="37F00542" w14:textId="48C6538C" w:rsidR="00206AA8" w:rsidRDefault="00206AA8" w:rsidP="00F17AB8">
      <w:pPr>
        <w:rPr>
          <w:rFonts w:hint="eastAsia"/>
        </w:rPr>
      </w:pPr>
      <w:r w:rsidRPr="00206AA8">
        <w:t>VO（View Object）：显示层对象，通常是Web向模板渲染引擎层传输的对象。</w:t>
      </w:r>
      <w:r>
        <w:rPr>
          <w:rFonts w:hint="eastAsia"/>
        </w:rPr>
        <w:t>(</w:t>
      </w:r>
      <w:r>
        <w:t>Controller</w:t>
      </w:r>
      <w:r>
        <w:rPr>
          <w:rFonts w:hint="eastAsia"/>
        </w:rPr>
        <w:t>接受VO？</w:t>
      </w:r>
      <w:r>
        <w:t>)</w:t>
      </w:r>
    </w:p>
    <w:p w14:paraId="797761B8" w14:textId="5DE4FF2C" w:rsidR="00206AA8" w:rsidRDefault="00206AA8" w:rsidP="00F17AB8">
      <w:pPr>
        <w:rPr>
          <w:rFonts w:hint="eastAsia"/>
        </w:rPr>
      </w:pPr>
      <w:r w:rsidRPr="00206AA8">
        <w:t>DTO（Data Transfer Object）：数据传输对象，Service或Manager向外传输的对象。</w:t>
      </w:r>
      <w:r>
        <w:rPr>
          <w:rFonts w:hint="eastAsia"/>
        </w:rPr>
        <w:t>（Service接受DTO）</w:t>
      </w:r>
    </w:p>
    <w:p w14:paraId="60537A54" w14:textId="6C260334" w:rsidR="00206AA8" w:rsidRPr="00206AA8" w:rsidRDefault="00206AA8" w:rsidP="00F17AB8">
      <w:pPr>
        <w:rPr>
          <w:rFonts w:hint="eastAsia"/>
        </w:rPr>
      </w:pPr>
      <w:r w:rsidRPr="00206AA8">
        <w:t>PO（Persistent Object）持久层对象，它是由一组属性和属性的get和set方法组成，最简单的 PO 就是对应数据库中某个表中的一条记录（也就是说，我们可以将数据库表中的一条记录理解为一个持久层对象）</w:t>
      </w:r>
      <w:r>
        <w:rPr>
          <w:rFonts w:hint="eastAsia"/>
        </w:rPr>
        <w:t>（Dao接受PO）</w:t>
      </w:r>
    </w:p>
    <w:p w14:paraId="303A0B0F" w14:textId="3DC6F96B" w:rsidR="006F06B7" w:rsidRDefault="006F06B7" w:rsidP="00F17AB8">
      <w:pPr>
        <w:rPr>
          <w:rFonts w:hint="eastAsia"/>
        </w:rPr>
      </w:pPr>
    </w:p>
    <w:p w14:paraId="155B55D7" w14:textId="6BF8D605" w:rsidR="006F06B7" w:rsidRDefault="006F06B7" w:rsidP="00F17AB8">
      <w:pPr>
        <w:rPr>
          <w:rFonts w:hint="eastAsia"/>
        </w:rPr>
      </w:pPr>
    </w:p>
    <w:p w14:paraId="44377181" w14:textId="21765561" w:rsidR="006F06B7" w:rsidRDefault="008E292B" w:rsidP="008E292B">
      <w:pPr>
        <w:pStyle w:val="1"/>
        <w:rPr>
          <w:rFonts w:hint="eastAsia"/>
        </w:rPr>
      </w:pPr>
      <w:proofErr w:type="spellStart"/>
      <w:r>
        <w:t>M</w:t>
      </w:r>
      <w:r>
        <w:rPr>
          <w:rFonts w:hint="eastAsia"/>
        </w:rPr>
        <w:t>ybatis</w:t>
      </w:r>
      <w:proofErr w:type="spellEnd"/>
      <w:r>
        <w:rPr>
          <w:rFonts w:hint="eastAsia"/>
        </w:rPr>
        <w:t>写</w:t>
      </w:r>
      <w:proofErr w:type="spellStart"/>
      <w:r>
        <w:rPr>
          <w:rFonts w:hint="eastAsia"/>
        </w:rPr>
        <w:t>sql</w:t>
      </w:r>
      <w:proofErr w:type="spellEnd"/>
      <w:r>
        <w:rPr>
          <w:rFonts w:hint="eastAsia"/>
        </w:rPr>
        <w:t>语句的时候，占位符用$还是#？</w:t>
      </w:r>
    </w:p>
    <w:p w14:paraId="39868436" w14:textId="77777777" w:rsidR="00BD4F03" w:rsidRDefault="00BD4F03" w:rsidP="00BD4F03">
      <w:pPr>
        <w:rPr>
          <w:rFonts w:hint="eastAsia"/>
        </w:rPr>
      </w:pPr>
      <w:r>
        <w:t>#{}是占位符，${}是拼接符。</w:t>
      </w:r>
    </w:p>
    <w:p w14:paraId="788AD917" w14:textId="77777777" w:rsidR="00BD4F03" w:rsidRDefault="00BD4F03" w:rsidP="00BD4F03">
      <w:pPr>
        <w:rPr>
          <w:rFonts w:hint="eastAsia"/>
        </w:rPr>
      </w:pPr>
    </w:p>
    <w:p w14:paraId="01B74085" w14:textId="367DD17B" w:rsidR="00BD4F03" w:rsidRDefault="00BD4F03" w:rsidP="00BD4F03">
      <w:pPr>
        <w:pStyle w:val="a7"/>
        <w:numPr>
          <w:ilvl w:val="0"/>
          <w:numId w:val="6"/>
        </w:numPr>
        <w:ind w:firstLineChars="0"/>
        <w:rPr>
          <w:rFonts w:hint="eastAsia"/>
        </w:rPr>
      </w:pPr>
      <w:r>
        <w:t>#{}将传入的数据都当成一个字符串，会对自动传入的数据加一个双引号。如：order by #user_id#，如果传入的值是111,那么解析成</w:t>
      </w:r>
      <w:proofErr w:type="spellStart"/>
      <w:r>
        <w:t>sql</w:t>
      </w:r>
      <w:proofErr w:type="spellEnd"/>
      <w:r>
        <w:t>时的值为order by “111”, 如果传入的值是id，则解析成的</w:t>
      </w:r>
      <w:proofErr w:type="spellStart"/>
      <w:r>
        <w:t>sql</w:t>
      </w:r>
      <w:proofErr w:type="spellEnd"/>
      <w:r>
        <w:t>为order by “id”.</w:t>
      </w:r>
    </w:p>
    <w:p w14:paraId="6E32D6DA" w14:textId="51299234" w:rsidR="00BD4F03" w:rsidRDefault="00BD4F03" w:rsidP="00BD4F03">
      <w:pPr>
        <w:pStyle w:val="a7"/>
        <w:numPr>
          <w:ilvl w:val="0"/>
          <w:numId w:val="6"/>
        </w:numPr>
        <w:ind w:firstLineChars="0"/>
        <w:rPr>
          <w:rFonts w:hint="eastAsia"/>
        </w:rPr>
      </w:pPr>
      <w:r>
        <w:t>${}将传入的数据直接显示生成在</w:t>
      </w:r>
      <w:proofErr w:type="spellStart"/>
      <w:r>
        <w:t>sql</w:t>
      </w:r>
      <w:proofErr w:type="spellEnd"/>
      <w:r>
        <w:t>中。如：order by ${</w:t>
      </w:r>
      <w:proofErr w:type="spellStart"/>
      <w:r>
        <w:t>user_id</w:t>
      </w:r>
      <w:proofErr w:type="spellEnd"/>
      <w:r>
        <w:t>}，如果传入的值是111,那么解析成</w:t>
      </w:r>
      <w:proofErr w:type="spellStart"/>
      <w:r>
        <w:t>sql</w:t>
      </w:r>
      <w:proofErr w:type="spellEnd"/>
      <w:r>
        <w:t>时的值为order by 111, 如果传入的值是id，则解析成的</w:t>
      </w:r>
      <w:proofErr w:type="spellStart"/>
      <w:r>
        <w:t>sql</w:t>
      </w:r>
      <w:proofErr w:type="spellEnd"/>
      <w:r>
        <w:t>为order by id.</w:t>
      </w:r>
    </w:p>
    <w:p w14:paraId="2F694D4E" w14:textId="74F88A1C" w:rsidR="00BD4F03" w:rsidRDefault="00BD4F03" w:rsidP="00BD4F03">
      <w:pPr>
        <w:pStyle w:val="a7"/>
        <w:numPr>
          <w:ilvl w:val="0"/>
          <w:numId w:val="6"/>
        </w:numPr>
        <w:ind w:firstLineChars="0"/>
        <w:rPr>
          <w:rFonts w:hint="eastAsia"/>
        </w:rPr>
      </w:pPr>
      <w:r>
        <w:t>#{}方式能够很大程度防止</w:t>
      </w:r>
      <w:proofErr w:type="spellStart"/>
      <w:r>
        <w:t>sql</w:t>
      </w:r>
      <w:proofErr w:type="spellEnd"/>
      <w:r>
        <w:t>注入,${}方式无法防止</w:t>
      </w:r>
      <w:proofErr w:type="spellStart"/>
      <w:r>
        <w:t>Sql</w:t>
      </w:r>
      <w:proofErr w:type="spellEnd"/>
      <w:r>
        <w:t>注入。</w:t>
      </w:r>
    </w:p>
    <w:p w14:paraId="75C7674C" w14:textId="61A90B08" w:rsidR="00BD4F03" w:rsidRDefault="00BD4F03" w:rsidP="00BD4F03">
      <w:pPr>
        <w:pStyle w:val="a7"/>
        <w:numPr>
          <w:ilvl w:val="0"/>
          <w:numId w:val="6"/>
        </w:numPr>
        <w:ind w:firstLineChars="0"/>
        <w:rPr>
          <w:rFonts w:hint="eastAsia"/>
        </w:rPr>
      </w:pPr>
      <w:r>
        <w:t>${}方式一般用于传入数据库对象，例如传入表名。</w:t>
      </w:r>
    </w:p>
    <w:p w14:paraId="7DD2D720" w14:textId="31F1681B" w:rsidR="00BD4F03" w:rsidRDefault="00BD4F03" w:rsidP="00BD4F03">
      <w:pPr>
        <w:pStyle w:val="a7"/>
        <w:numPr>
          <w:ilvl w:val="0"/>
          <w:numId w:val="6"/>
        </w:numPr>
        <w:ind w:firstLineChars="0"/>
        <w:rPr>
          <w:rFonts w:hint="eastAsia"/>
        </w:rPr>
      </w:pPr>
      <w:r>
        <w:rPr>
          <w:rFonts w:hint="eastAsia"/>
        </w:rPr>
        <w:t>能用</w:t>
      </w:r>
      <w:r>
        <w:t>#{}的就别用${}。</w:t>
      </w:r>
      <w:proofErr w:type="spellStart"/>
      <w:r>
        <w:t>MyBatis</w:t>
      </w:r>
      <w:proofErr w:type="spellEnd"/>
      <w:r>
        <w:t>使用order by 动态参数进行排序时需要注意，用 ${}而不是#{}。</w:t>
      </w:r>
    </w:p>
    <w:p w14:paraId="1C93E508" w14:textId="0161307E" w:rsidR="00BD4F03" w:rsidRDefault="00BD4F03" w:rsidP="00BD4F03">
      <w:pPr>
        <w:pStyle w:val="a7"/>
        <w:numPr>
          <w:ilvl w:val="0"/>
          <w:numId w:val="6"/>
        </w:numPr>
        <w:ind w:firstLineChars="0"/>
        <w:rPr>
          <w:rFonts w:hint="eastAsia"/>
        </w:rPr>
      </w:pPr>
      <w:r>
        <w:rPr>
          <w:rFonts w:hint="eastAsia"/>
        </w:rPr>
        <w:t>对于拼接符</w:t>
      </w:r>
      <w:r>
        <w:t>${},如果仅传入一个类型为String的参数(注意是只有一个参数)，那么在 ${}中参数名称必须使用value或_parameter来代替。例如：</w:t>
      </w:r>
    </w:p>
    <w:p w14:paraId="3304432F" w14:textId="77777777" w:rsidR="008E292B" w:rsidRDefault="008E292B" w:rsidP="00F17AB8">
      <w:pPr>
        <w:rPr>
          <w:rFonts w:hint="eastAsia"/>
        </w:rPr>
      </w:pPr>
    </w:p>
    <w:p w14:paraId="17198459" w14:textId="117BA954" w:rsidR="00BD4F03" w:rsidRDefault="00BD4F03" w:rsidP="00F17AB8">
      <w:pPr>
        <w:rPr>
          <w:rFonts w:hint="eastAsia"/>
        </w:rPr>
      </w:pPr>
      <w:r>
        <w:rPr>
          <w:noProof/>
        </w:rPr>
        <w:lastRenderedPageBreak/>
        <w:drawing>
          <wp:inline distT="0" distB="0" distL="0" distR="0" wp14:anchorId="501BAC4B" wp14:editId="2E17422C">
            <wp:extent cx="6645910" cy="3573145"/>
            <wp:effectExtent l="0" t="0" r="2540" b="8255"/>
            <wp:docPr id="208715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0431" name=""/>
                    <pic:cNvPicPr/>
                  </pic:nvPicPr>
                  <pic:blipFill>
                    <a:blip r:embed="rId64"/>
                    <a:stretch>
                      <a:fillRect/>
                    </a:stretch>
                  </pic:blipFill>
                  <pic:spPr>
                    <a:xfrm>
                      <a:off x="0" y="0"/>
                      <a:ext cx="6645910" cy="3573145"/>
                    </a:xfrm>
                    <a:prstGeom prst="rect">
                      <a:avLst/>
                    </a:prstGeom>
                  </pic:spPr>
                </pic:pic>
              </a:graphicData>
            </a:graphic>
          </wp:inline>
        </w:drawing>
      </w:r>
    </w:p>
    <w:p w14:paraId="69EBDE44" w14:textId="77777777" w:rsidR="00BD4F03" w:rsidRDefault="00BD4F03" w:rsidP="00F17AB8">
      <w:pPr>
        <w:rPr>
          <w:rFonts w:hint="eastAsia"/>
        </w:rPr>
      </w:pPr>
    </w:p>
    <w:p w14:paraId="52B9751E" w14:textId="77777777" w:rsidR="00BD4F03" w:rsidRDefault="00BD4F03" w:rsidP="00F17AB8">
      <w:pPr>
        <w:rPr>
          <w:rFonts w:hint="eastAsia"/>
        </w:rPr>
      </w:pPr>
    </w:p>
    <w:p w14:paraId="158A37C3" w14:textId="4072365B" w:rsidR="008E292B" w:rsidRDefault="008E292B" w:rsidP="00A3064F">
      <w:pPr>
        <w:pStyle w:val="1"/>
        <w:rPr>
          <w:rFonts w:hint="eastAsia"/>
        </w:rPr>
      </w:pPr>
      <w:r>
        <w:rPr>
          <w:rFonts w:hint="eastAsia"/>
        </w:rPr>
        <w:t>什么时候用</w:t>
      </w:r>
      <w:proofErr w:type="spellStart"/>
      <w:r>
        <w:rPr>
          <w:rFonts w:hint="eastAsia"/>
        </w:rPr>
        <w:t>resultType</w:t>
      </w:r>
      <w:proofErr w:type="spellEnd"/>
      <w:r>
        <w:rPr>
          <w:rFonts w:hint="eastAsia"/>
        </w:rPr>
        <w:t>？什么时候</w:t>
      </w:r>
      <w:proofErr w:type="spellStart"/>
      <w:r>
        <w:rPr>
          <w:rFonts w:hint="eastAsia"/>
        </w:rPr>
        <w:t>resultMap</w:t>
      </w:r>
      <w:proofErr w:type="spellEnd"/>
      <w:r>
        <w:rPr>
          <w:rFonts w:hint="eastAsia"/>
        </w:rPr>
        <w:t>？</w:t>
      </w:r>
    </w:p>
    <w:p w14:paraId="3FFCC0A4" w14:textId="77777777" w:rsidR="008E292B" w:rsidRDefault="008E292B" w:rsidP="00F17AB8">
      <w:pPr>
        <w:rPr>
          <w:rFonts w:hint="eastAsia"/>
        </w:rPr>
      </w:pPr>
    </w:p>
    <w:p w14:paraId="71A46F21" w14:textId="77777777" w:rsidR="00A3064F" w:rsidRDefault="00A3064F" w:rsidP="00A3064F">
      <w:pPr>
        <w:rPr>
          <w:rFonts w:hint="eastAsia"/>
        </w:rPr>
      </w:pPr>
      <w:r>
        <w:t>1、</w:t>
      </w:r>
      <w:proofErr w:type="spellStart"/>
      <w:r>
        <w:t>resultmap</w:t>
      </w:r>
      <w:proofErr w:type="spellEnd"/>
      <w:r>
        <w:t>：</w:t>
      </w:r>
      <w:proofErr w:type="spellStart"/>
      <w:r>
        <w:t>resultMap</w:t>
      </w:r>
      <w:proofErr w:type="spellEnd"/>
      <w:r>
        <w:t>如果查询出来的列名和</w:t>
      </w:r>
      <w:proofErr w:type="spellStart"/>
      <w:r>
        <w:t>pojo</w:t>
      </w:r>
      <w:proofErr w:type="spellEnd"/>
      <w:r>
        <w:t>的属性名不一致，通过定义一个</w:t>
      </w:r>
      <w:proofErr w:type="spellStart"/>
      <w:r>
        <w:t>resultMap</w:t>
      </w:r>
      <w:proofErr w:type="spellEnd"/>
      <w:r>
        <w:t>对列名和</w:t>
      </w:r>
      <w:proofErr w:type="spellStart"/>
      <w:r>
        <w:t>pojo</w:t>
      </w:r>
      <w:proofErr w:type="spellEnd"/>
      <w:r>
        <w:t>属性名之间作一个映射关系。</w:t>
      </w:r>
    </w:p>
    <w:p w14:paraId="4C482EA3" w14:textId="77777777" w:rsidR="00A3064F" w:rsidRDefault="00A3064F" w:rsidP="00A3064F">
      <w:pPr>
        <w:rPr>
          <w:rFonts w:hint="eastAsia"/>
        </w:rPr>
      </w:pPr>
    </w:p>
    <w:p w14:paraId="0D89B529" w14:textId="0832018E" w:rsidR="006F06B7" w:rsidRDefault="00A3064F" w:rsidP="00A3064F">
      <w:pPr>
        <w:rPr>
          <w:rFonts w:hint="eastAsia"/>
        </w:rPr>
      </w:pPr>
      <w:r>
        <w:t>2、</w:t>
      </w:r>
      <w:proofErr w:type="spellStart"/>
      <w:r>
        <w:t>resulttype</w:t>
      </w:r>
      <w:proofErr w:type="spellEnd"/>
      <w:r>
        <w:t>：</w:t>
      </w:r>
      <w:proofErr w:type="spellStart"/>
      <w:r>
        <w:t>resultType</w:t>
      </w:r>
      <w:proofErr w:type="spellEnd"/>
      <w:r>
        <w:t>使用</w:t>
      </w:r>
      <w:proofErr w:type="spellStart"/>
      <w:r>
        <w:t>resultType</w:t>
      </w:r>
      <w:proofErr w:type="spellEnd"/>
      <w:r>
        <w:t>进行输出映射，只有查询出来的列名和</w:t>
      </w:r>
      <w:proofErr w:type="spellStart"/>
      <w:r>
        <w:t>pojo</w:t>
      </w:r>
      <w:proofErr w:type="spellEnd"/>
      <w:r>
        <w:t>中的属性名一致，该列才可以映射成功。</w:t>
      </w:r>
    </w:p>
    <w:p w14:paraId="18DA644F" w14:textId="77777777" w:rsidR="00A3064F" w:rsidRDefault="00A3064F" w:rsidP="00A3064F">
      <w:pPr>
        <w:rPr>
          <w:rFonts w:hint="eastAsia"/>
        </w:rPr>
      </w:pPr>
    </w:p>
    <w:p w14:paraId="74670EC4" w14:textId="77777777" w:rsidR="00A3064F" w:rsidRDefault="00A3064F" w:rsidP="00A3064F">
      <w:pPr>
        <w:rPr>
          <w:rFonts w:hint="eastAsia"/>
        </w:rPr>
      </w:pPr>
    </w:p>
    <w:p w14:paraId="2EABA623" w14:textId="77777777" w:rsidR="00A3064F" w:rsidRDefault="00A3064F" w:rsidP="00A3064F">
      <w:pPr>
        <w:rPr>
          <w:rFonts w:hint="eastAsia"/>
        </w:rPr>
      </w:pPr>
    </w:p>
    <w:p w14:paraId="5536EE2F" w14:textId="77777777" w:rsidR="00A3064F" w:rsidRDefault="00A3064F" w:rsidP="00A3064F">
      <w:pPr>
        <w:rPr>
          <w:rFonts w:hint="eastAsia"/>
        </w:rPr>
      </w:pPr>
    </w:p>
    <w:p w14:paraId="6EF2DF57" w14:textId="77777777" w:rsidR="00A3064F" w:rsidRDefault="00A3064F" w:rsidP="00A3064F">
      <w:pPr>
        <w:rPr>
          <w:rFonts w:hint="eastAsia"/>
        </w:rPr>
      </w:pPr>
    </w:p>
    <w:p w14:paraId="15B20CF1" w14:textId="77777777" w:rsidR="006F06B7" w:rsidRDefault="006F06B7" w:rsidP="00F17AB8">
      <w:pPr>
        <w:rPr>
          <w:rFonts w:hint="eastAsia"/>
        </w:rPr>
      </w:pPr>
    </w:p>
    <w:p w14:paraId="1618F426" w14:textId="10A250ED" w:rsidR="001240A7" w:rsidRDefault="001240A7" w:rsidP="00F17AB8">
      <w:pPr>
        <w:rPr>
          <w:rFonts w:hint="eastAsia"/>
        </w:rPr>
      </w:pPr>
      <w:r>
        <w:t>C</w:t>
      </w:r>
      <w:r>
        <w:rPr>
          <w:rFonts w:hint="eastAsia"/>
        </w:rPr>
        <w:t>har和varchar性能分析</w:t>
      </w:r>
    </w:p>
    <w:p w14:paraId="3E075BCE" w14:textId="3B59C128" w:rsidR="001240A7" w:rsidRDefault="001240A7" w:rsidP="00F17AB8">
      <w:pPr>
        <w:rPr>
          <w:rFonts w:hint="eastAsia"/>
        </w:rPr>
      </w:pPr>
    </w:p>
    <w:p w14:paraId="7D53F4C4" w14:textId="18E21039" w:rsidR="001240A7" w:rsidRDefault="001240A7" w:rsidP="00F17AB8">
      <w:pPr>
        <w:rPr>
          <w:rFonts w:hint="eastAsia"/>
        </w:rPr>
      </w:pPr>
    </w:p>
    <w:p w14:paraId="3395087D" w14:textId="5DC9B02A" w:rsidR="001240A7" w:rsidRDefault="001240A7" w:rsidP="00F17AB8">
      <w:pPr>
        <w:rPr>
          <w:rFonts w:hint="eastAsia"/>
        </w:rPr>
      </w:pPr>
      <w:r>
        <w:t>V</w:t>
      </w:r>
      <w:r>
        <w:rPr>
          <w:rFonts w:hint="eastAsia"/>
        </w:rPr>
        <w:t>archar长度对性能的影响</w:t>
      </w:r>
    </w:p>
    <w:p w14:paraId="1D782416" w14:textId="250D17E4" w:rsidR="001240A7" w:rsidRDefault="001240A7" w:rsidP="00F17AB8">
      <w:pPr>
        <w:rPr>
          <w:rFonts w:hint="eastAsia"/>
        </w:rPr>
      </w:pPr>
    </w:p>
    <w:p w14:paraId="025A4CA4" w14:textId="5D3AD5A4" w:rsidR="001240A7" w:rsidRDefault="001240A7" w:rsidP="00F17AB8">
      <w:pPr>
        <w:rPr>
          <w:rFonts w:hint="eastAsia"/>
        </w:rPr>
      </w:pPr>
    </w:p>
    <w:p w14:paraId="3522D8E9" w14:textId="5C0721A0" w:rsidR="001240A7" w:rsidRDefault="001240A7" w:rsidP="00F17AB8">
      <w:pPr>
        <w:rPr>
          <w:rFonts w:hint="eastAsia"/>
        </w:rPr>
      </w:pPr>
      <w:r>
        <w:rPr>
          <w:rFonts w:hint="eastAsia"/>
        </w:rPr>
        <w:t>为什么表中</w:t>
      </w:r>
      <w:proofErr w:type="gramStart"/>
      <w:r>
        <w:rPr>
          <w:rFonts w:hint="eastAsia"/>
        </w:rPr>
        <w:t>不</w:t>
      </w:r>
      <w:proofErr w:type="gramEnd"/>
      <w:r>
        <w:rPr>
          <w:rFonts w:hint="eastAsia"/>
        </w:rPr>
        <w:t>创建联合索引</w:t>
      </w:r>
    </w:p>
    <w:p w14:paraId="18A1F023" w14:textId="17862F9B" w:rsidR="001240A7" w:rsidRDefault="001240A7" w:rsidP="00F17AB8">
      <w:pPr>
        <w:rPr>
          <w:rFonts w:hint="eastAsia"/>
        </w:rPr>
      </w:pPr>
    </w:p>
    <w:p w14:paraId="11DD0C54" w14:textId="682E9CC6" w:rsidR="001240A7" w:rsidRDefault="001240A7" w:rsidP="00F17AB8">
      <w:pPr>
        <w:rPr>
          <w:rFonts w:hint="eastAsia"/>
        </w:rPr>
      </w:pPr>
    </w:p>
    <w:p w14:paraId="5F4142DA" w14:textId="35F5155A" w:rsidR="001240A7" w:rsidRDefault="001240A7" w:rsidP="00F17AB8">
      <w:pPr>
        <w:rPr>
          <w:rFonts w:hint="eastAsia"/>
        </w:rPr>
      </w:pPr>
      <w:r>
        <w:rPr>
          <w:rFonts w:hint="eastAsia"/>
        </w:rPr>
        <w:t>索引的数据结构</w:t>
      </w:r>
    </w:p>
    <w:p w14:paraId="1640DEBC" w14:textId="51AD9F3F" w:rsidR="001240A7" w:rsidRDefault="001240A7" w:rsidP="00F17AB8">
      <w:pPr>
        <w:rPr>
          <w:rFonts w:hint="eastAsia"/>
        </w:rPr>
      </w:pPr>
    </w:p>
    <w:p w14:paraId="0CC322A2" w14:textId="35146629" w:rsidR="001240A7" w:rsidRDefault="001240A7" w:rsidP="00F17AB8">
      <w:pPr>
        <w:rPr>
          <w:rFonts w:hint="eastAsia"/>
        </w:rPr>
      </w:pPr>
    </w:p>
    <w:p w14:paraId="6AA00D68" w14:textId="0479A260" w:rsidR="001240A7" w:rsidRDefault="001240A7" w:rsidP="00F17AB8">
      <w:pPr>
        <w:rPr>
          <w:rFonts w:hint="eastAsia"/>
        </w:rPr>
      </w:pPr>
      <w:proofErr w:type="spellStart"/>
      <w:r>
        <w:lastRenderedPageBreak/>
        <w:t>M</w:t>
      </w:r>
      <w:r>
        <w:rPr>
          <w:rFonts w:hint="eastAsia"/>
        </w:rPr>
        <w:t>ysql</w:t>
      </w:r>
      <w:proofErr w:type="spellEnd"/>
      <w:r>
        <w:rPr>
          <w:rFonts w:hint="eastAsia"/>
        </w:rPr>
        <w:t>深度分页问题</w:t>
      </w:r>
    </w:p>
    <w:p w14:paraId="4956FCDD" w14:textId="292F88C5" w:rsidR="001240A7" w:rsidRDefault="001240A7" w:rsidP="00F17AB8">
      <w:pPr>
        <w:rPr>
          <w:rFonts w:hint="eastAsia"/>
        </w:rPr>
      </w:pPr>
    </w:p>
    <w:p w14:paraId="1F9EC948" w14:textId="299C8F39" w:rsidR="001240A7" w:rsidRDefault="001240A7" w:rsidP="00F17AB8">
      <w:pPr>
        <w:rPr>
          <w:rFonts w:hint="eastAsia"/>
        </w:rPr>
      </w:pPr>
    </w:p>
    <w:p w14:paraId="762F3CCB" w14:textId="0D3C35B4" w:rsidR="001240A7" w:rsidRDefault="001240A7" w:rsidP="00F17AB8">
      <w:pPr>
        <w:rPr>
          <w:rFonts w:hint="eastAsia"/>
        </w:rPr>
      </w:pPr>
    </w:p>
    <w:p w14:paraId="59E4FAE7" w14:textId="53071603" w:rsidR="001240A7" w:rsidRDefault="001240A7" w:rsidP="00F17AB8">
      <w:pPr>
        <w:rPr>
          <w:rFonts w:hint="eastAsia"/>
        </w:rPr>
      </w:pPr>
      <w:proofErr w:type="spellStart"/>
      <w:r>
        <w:t>R</w:t>
      </w:r>
      <w:r>
        <w:rPr>
          <w:rFonts w:hint="eastAsia"/>
        </w:rPr>
        <w:t>abbitMq</w:t>
      </w:r>
      <w:proofErr w:type="spellEnd"/>
      <w:r>
        <w:rPr>
          <w:rFonts w:hint="eastAsia"/>
        </w:rPr>
        <w:t>一致性问题</w:t>
      </w:r>
    </w:p>
    <w:p w14:paraId="51E44E00" w14:textId="3E9138D5" w:rsidR="001240A7" w:rsidRDefault="001240A7" w:rsidP="00F17AB8">
      <w:pPr>
        <w:rPr>
          <w:rFonts w:hint="eastAsia"/>
        </w:rPr>
      </w:pPr>
    </w:p>
    <w:p w14:paraId="643E0D42" w14:textId="3B8F7A90" w:rsidR="001240A7" w:rsidRDefault="001240A7" w:rsidP="00F17AB8">
      <w:pPr>
        <w:rPr>
          <w:rFonts w:hint="eastAsia"/>
        </w:rPr>
      </w:pPr>
    </w:p>
    <w:p w14:paraId="0A5DBB23" w14:textId="7EF16A42" w:rsidR="001240A7" w:rsidRDefault="001240A7" w:rsidP="00F17AB8">
      <w:pPr>
        <w:rPr>
          <w:rFonts w:hint="eastAsia"/>
        </w:rPr>
      </w:pPr>
      <w:proofErr w:type="spellStart"/>
      <w:r>
        <w:t>R</w:t>
      </w:r>
      <w:r>
        <w:rPr>
          <w:rFonts w:hint="eastAsia"/>
        </w:rPr>
        <w:t>abbitMq</w:t>
      </w:r>
      <w:proofErr w:type="spellEnd"/>
      <w:r>
        <w:rPr>
          <w:rFonts w:hint="eastAsia"/>
        </w:rPr>
        <w:t>消息失败方式</w:t>
      </w:r>
    </w:p>
    <w:p w14:paraId="0E8670BF" w14:textId="56A01226" w:rsidR="001240A7" w:rsidRDefault="001240A7" w:rsidP="00F17AB8">
      <w:pPr>
        <w:rPr>
          <w:rFonts w:hint="eastAsia"/>
        </w:rPr>
      </w:pPr>
    </w:p>
    <w:p w14:paraId="55E50F93" w14:textId="4F935717" w:rsidR="001240A7" w:rsidRDefault="001240A7" w:rsidP="00F17AB8">
      <w:pPr>
        <w:rPr>
          <w:rFonts w:hint="eastAsia"/>
        </w:rPr>
      </w:pPr>
    </w:p>
    <w:p w14:paraId="6280DB47" w14:textId="04692F67" w:rsidR="001240A7" w:rsidRDefault="001240A7" w:rsidP="00F17AB8">
      <w:pPr>
        <w:rPr>
          <w:rFonts w:hint="eastAsia"/>
        </w:rPr>
      </w:pPr>
    </w:p>
    <w:p w14:paraId="524C3884" w14:textId="4EFE31F9" w:rsidR="001240A7" w:rsidRDefault="001240A7" w:rsidP="00F17AB8">
      <w:pPr>
        <w:rPr>
          <w:rFonts w:hint="eastAsia"/>
        </w:rPr>
      </w:pPr>
      <w:proofErr w:type="spellStart"/>
      <w:r>
        <w:rPr>
          <w:rFonts w:hint="eastAsia"/>
        </w:rPr>
        <w:t>RabbitMq</w:t>
      </w:r>
      <w:proofErr w:type="spellEnd"/>
      <w:r>
        <w:rPr>
          <w:rFonts w:hint="eastAsia"/>
        </w:rPr>
        <w:t>消费失败的场景</w:t>
      </w:r>
    </w:p>
    <w:p w14:paraId="08CFF5F3" w14:textId="2D1B329C" w:rsidR="001240A7" w:rsidRDefault="001240A7" w:rsidP="00F17AB8">
      <w:pPr>
        <w:rPr>
          <w:rFonts w:hint="eastAsia"/>
        </w:rPr>
      </w:pPr>
    </w:p>
    <w:p w14:paraId="07716184" w14:textId="23B6CC70" w:rsidR="001240A7" w:rsidRDefault="001240A7" w:rsidP="00F17AB8">
      <w:pPr>
        <w:rPr>
          <w:rFonts w:hint="eastAsia"/>
        </w:rPr>
      </w:pPr>
    </w:p>
    <w:p w14:paraId="36CDA31B" w14:textId="09F7020D" w:rsidR="001240A7" w:rsidRDefault="001240A7" w:rsidP="00F17AB8">
      <w:pPr>
        <w:rPr>
          <w:rFonts w:hint="eastAsia"/>
        </w:rPr>
      </w:pPr>
    </w:p>
    <w:p w14:paraId="64166BE3" w14:textId="6F4C3F75" w:rsidR="001240A7" w:rsidRDefault="001240A7" w:rsidP="00F17AB8">
      <w:pPr>
        <w:rPr>
          <w:rFonts w:hint="eastAsia"/>
        </w:rPr>
      </w:pPr>
      <w:r>
        <w:t>J</w:t>
      </w:r>
      <w:r>
        <w:rPr>
          <w:rFonts w:hint="eastAsia"/>
        </w:rPr>
        <w:t>ava反射</w:t>
      </w:r>
    </w:p>
    <w:p w14:paraId="5B2B60EA" w14:textId="2A31E320" w:rsidR="001240A7" w:rsidRDefault="001240A7" w:rsidP="00F17AB8">
      <w:pPr>
        <w:rPr>
          <w:rFonts w:hint="eastAsia"/>
        </w:rPr>
      </w:pPr>
    </w:p>
    <w:p w14:paraId="56E30E9A" w14:textId="5FB40AD3" w:rsidR="001240A7" w:rsidRDefault="001240A7" w:rsidP="00F17AB8">
      <w:pPr>
        <w:rPr>
          <w:rFonts w:hint="eastAsia"/>
        </w:rPr>
      </w:pPr>
    </w:p>
    <w:p w14:paraId="19103B8A" w14:textId="27A257E6" w:rsidR="001240A7" w:rsidRDefault="001240A7" w:rsidP="00F17AB8">
      <w:pPr>
        <w:rPr>
          <w:rFonts w:hint="eastAsia"/>
        </w:rPr>
      </w:pPr>
      <w:r>
        <w:t>J</w:t>
      </w:r>
      <w:r>
        <w:rPr>
          <w:rFonts w:hint="eastAsia"/>
        </w:rPr>
        <w:t xml:space="preserve">ava多态 </w:t>
      </w:r>
      <w:r>
        <w:t xml:space="preserve"> </w:t>
      </w:r>
      <w:r>
        <w:rPr>
          <w:rFonts w:hint="eastAsia"/>
        </w:rPr>
        <w:t>运行时/编译时多态</w:t>
      </w:r>
    </w:p>
    <w:p w14:paraId="1A12CCB4" w14:textId="5E43C711" w:rsidR="001240A7" w:rsidRDefault="001240A7" w:rsidP="00F17AB8">
      <w:pPr>
        <w:rPr>
          <w:rFonts w:hint="eastAsia"/>
        </w:rPr>
      </w:pPr>
    </w:p>
    <w:p w14:paraId="6938C16C" w14:textId="41613BCE" w:rsidR="001240A7" w:rsidRDefault="001240A7" w:rsidP="00F17AB8">
      <w:pPr>
        <w:rPr>
          <w:rFonts w:hint="eastAsia"/>
        </w:rPr>
      </w:pPr>
    </w:p>
    <w:p w14:paraId="534A1C88" w14:textId="0E65C1D2" w:rsidR="001240A7" w:rsidRDefault="001240A7" w:rsidP="00F17AB8">
      <w:pPr>
        <w:rPr>
          <w:rFonts w:hint="eastAsia"/>
        </w:rPr>
      </w:pPr>
      <w:r>
        <w:rPr>
          <w:rFonts w:hint="eastAsia"/>
        </w:rPr>
        <w:t>CMS和G1底层原理不同，G1优势</w:t>
      </w:r>
    </w:p>
    <w:p w14:paraId="2FF85030" w14:textId="642919ED" w:rsidR="001240A7" w:rsidRDefault="001240A7" w:rsidP="00F17AB8">
      <w:pPr>
        <w:rPr>
          <w:rFonts w:hint="eastAsia"/>
        </w:rPr>
      </w:pPr>
    </w:p>
    <w:p w14:paraId="17D486CC" w14:textId="70C959C5" w:rsidR="001240A7" w:rsidRDefault="001240A7" w:rsidP="00F17AB8">
      <w:pPr>
        <w:rPr>
          <w:rFonts w:hint="eastAsia"/>
        </w:rPr>
      </w:pPr>
    </w:p>
    <w:p w14:paraId="7785DB84" w14:textId="65434805" w:rsidR="001240A7" w:rsidRDefault="001240A7" w:rsidP="00F17AB8">
      <w:pPr>
        <w:rPr>
          <w:rFonts w:hint="eastAsia"/>
        </w:rPr>
      </w:pPr>
    </w:p>
    <w:p w14:paraId="612EC566" w14:textId="0087977D" w:rsidR="001240A7" w:rsidRDefault="001240A7" w:rsidP="00F17AB8">
      <w:pPr>
        <w:rPr>
          <w:rFonts w:hint="eastAsia"/>
        </w:rPr>
      </w:pPr>
      <w:r>
        <w:rPr>
          <w:rFonts w:hint="eastAsia"/>
        </w:rPr>
        <w:t>除了建立消息表还有没有保证消息可靠性的机制</w:t>
      </w:r>
    </w:p>
    <w:p w14:paraId="6CCB5340" w14:textId="4F45AAF9" w:rsidR="001240A7" w:rsidRDefault="001240A7" w:rsidP="00F17AB8">
      <w:pPr>
        <w:rPr>
          <w:rFonts w:hint="eastAsia"/>
        </w:rPr>
      </w:pPr>
    </w:p>
    <w:p w14:paraId="3EBCE70D" w14:textId="6FF8BA55" w:rsidR="001240A7" w:rsidRDefault="001240A7" w:rsidP="00F17AB8">
      <w:pPr>
        <w:rPr>
          <w:rFonts w:hint="eastAsia"/>
        </w:rPr>
      </w:pPr>
    </w:p>
    <w:p w14:paraId="34113C33" w14:textId="143F4AF8" w:rsidR="001240A7" w:rsidRDefault="001240A7" w:rsidP="00F17AB8">
      <w:pPr>
        <w:rPr>
          <w:rFonts w:hint="eastAsia"/>
        </w:rPr>
      </w:pPr>
    </w:p>
    <w:p w14:paraId="5B2BC8C9" w14:textId="684C714C" w:rsidR="001240A7" w:rsidRDefault="001240A7" w:rsidP="00F17AB8">
      <w:pPr>
        <w:rPr>
          <w:rFonts w:hint="eastAsia"/>
        </w:rPr>
      </w:pPr>
      <w:r>
        <w:rPr>
          <w:rFonts w:hint="eastAsia"/>
        </w:rPr>
        <w:t>JVM调优</w:t>
      </w:r>
    </w:p>
    <w:p w14:paraId="57A36CFD" w14:textId="339913D5" w:rsidR="001240A7" w:rsidRDefault="001240A7" w:rsidP="00F17AB8">
      <w:pPr>
        <w:rPr>
          <w:rFonts w:hint="eastAsia"/>
        </w:rPr>
      </w:pPr>
    </w:p>
    <w:p w14:paraId="129A97C4" w14:textId="4FBCF552" w:rsidR="001240A7" w:rsidRDefault="001240A7" w:rsidP="00F17AB8">
      <w:pPr>
        <w:rPr>
          <w:rFonts w:hint="eastAsia"/>
        </w:rPr>
      </w:pPr>
    </w:p>
    <w:p w14:paraId="1F1C30B2" w14:textId="1784D157" w:rsidR="001240A7" w:rsidRDefault="001240A7" w:rsidP="00F17AB8">
      <w:pPr>
        <w:rPr>
          <w:rFonts w:hint="eastAsia"/>
        </w:rPr>
      </w:pPr>
    </w:p>
    <w:p w14:paraId="5D5FC4AE" w14:textId="1B7CCEF6" w:rsidR="001240A7" w:rsidRDefault="001240A7" w:rsidP="00F17AB8">
      <w:pPr>
        <w:rPr>
          <w:rFonts w:hint="eastAsia"/>
        </w:rPr>
      </w:pPr>
      <w:proofErr w:type="spellStart"/>
      <w:r>
        <w:rPr>
          <w:rFonts w:hint="eastAsia"/>
        </w:rPr>
        <w:t>RabbitMq</w:t>
      </w:r>
      <w:proofErr w:type="spellEnd"/>
      <w:r>
        <w:rPr>
          <w:rFonts w:hint="eastAsia"/>
        </w:rPr>
        <w:t>消费方为什么要建立消息表</w:t>
      </w:r>
    </w:p>
    <w:p w14:paraId="1E1C85DE" w14:textId="47484899" w:rsidR="001240A7" w:rsidRDefault="001240A7" w:rsidP="00F17AB8">
      <w:pPr>
        <w:rPr>
          <w:rFonts w:hint="eastAsia"/>
        </w:rPr>
      </w:pPr>
    </w:p>
    <w:p w14:paraId="3B160334" w14:textId="5685B1C3" w:rsidR="001240A7" w:rsidRDefault="001240A7" w:rsidP="00F17AB8">
      <w:pPr>
        <w:rPr>
          <w:rFonts w:hint="eastAsia"/>
        </w:rPr>
      </w:pPr>
    </w:p>
    <w:p w14:paraId="620177CE" w14:textId="249FB086" w:rsidR="001240A7" w:rsidRDefault="001240A7" w:rsidP="00F17AB8">
      <w:pPr>
        <w:rPr>
          <w:rFonts w:hint="eastAsia"/>
        </w:rPr>
      </w:pPr>
      <w:r>
        <w:rPr>
          <w:rFonts w:hint="eastAsia"/>
        </w:rPr>
        <w:t>服务启动占据多少内存等资源，使用</w:t>
      </w:r>
      <w:proofErr w:type="spellStart"/>
      <w:r>
        <w:rPr>
          <w:rFonts w:hint="eastAsia"/>
        </w:rPr>
        <w:t>Jmeter</w:t>
      </w:r>
      <w:proofErr w:type="spellEnd"/>
      <w:r>
        <w:rPr>
          <w:rFonts w:hint="eastAsia"/>
        </w:rPr>
        <w:t>查看，（JVM调优）</w:t>
      </w:r>
    </w:p>
    <w:p w14:paraId="73F87FD1" w14:textId="77777777" w:rsidR="001240A7" w:rsidRDefault="001240A7" w:rsidP="00F17AB8">
      <w:pPr>
        <w:rPr>
          <w:rFonts w:hint="eastAsia"/>
        </w:rPr>
      </w:pPr>
    </w:p>
    <w:p w14:paraId="7D43838A" w14:textId="221A4EB4" w:rsidR="001240A7" w:rsidRDefault="001240A7" w:rsidP="00F17AB8">
      <w:pPr>
        <w:rPr>
          <w:rFonts w:hint="eastAsia"/>
        </w:rPr>
      </w:pPr>
    </w:p>
    <w:p w14:paraId="664A15BF" w14:textId="43312FBB" w:rsidR="001240A7" w:rsidRDefault="001240A7" w:rsidP="00F17AB8">
      <w:pPr>
        <w:rPr>
          <w:rFonts w:hint="eastAsia"/>
        </w:rPr>
      </w:pPr>
    </w:p>
    <w:p w14:paraId="0E3C5CAD" w14:textId="77777777" w:rsidR="004F2C59" w:rsidRDefault="004F2C59" w:rsidP="00F17AB8">
      <w:pPr>
        <w:rPr>
          <w:rFonts w:hint="eastAsia"/>
        </w:rPr>
      </w:pPr>
    </w:p>
    <w:p w14:paraId="17ACE13F" w14:textId="77777777" w:rsidR="004F2C59" w:rsidRDefault="004F2C59" w:rsidP="00F17AB8">
      <w:pPr>
        <w:rPr>
          <w:rFonts w:hint="eastAsia"/>
        </w:rPr>
      </w:pPr>
    </w:p>
    <w:p w14:paraId="54C48E08" w14:textId="4AD73E51" w:rsidR="004F2C59" w:rsidRPr="004F2C59" w:rsidRDefault="004F2C59" w:rsidP="00F17AB8">
      <w:pPr>
        <w:rPr>
          <w:rFonts w:hint="eastAsia"/>
        </w:rPr>
      </w:pPr>
      <w:r>
        <w:rPr>
          <w:rFonts w:hint="eastAsia"/>
        </w:rPr>
        <w:t>消息队列改成</w:t>
      </w:r>
      <w:proofErr w:type="spellStart"/>
      <w:r>
        <w:rPr>
          <w:rFonts w:hint="eastAsia"/>
        </w:rPr>
        <w:t>kafka</w:t>
      </w:r>
      <w:proofErr w:type="spellEnd"/>
      <w:r>
        <w:rPr>
          <w:rFonts w:hint="eastAsia"/>
        </w:rPr>
        <w:t>，使用</w:t>
      </w:r>
      <w:proofErr w:type="spellStart"/>
      <w:r>
        <w:rPr>
          <w:rFonts w:hint="eastAsia"/>
        </w:rPr>
        <w:t>elasticSearch</w:t>
      </w:r>
      <w:proofErr w:type="spellEnd"/>
      <w:r w:rsidR="00F85B27">
        <w:t xml:space="preserve">  </w:t>
      </w:r>
      <w:proofErr w:type="spellStart"/>
      <w:r w:rsidR="00F85B27">
        <w:rPr>
          <w:rFonts w:hint="eastAsia"/>
        </w:rPr>
        <w:t>mysql</w:t>
      </w:r>
      <w:proofErr w:type="spellEnd"/>
      <w:r w:rsidR="00F85B27">
        <w:rPr>
          <w:rFonts w:hint="eastAsia"/>
        </w:rPr>
        <w:t xml:space="preserve">数据库 </w:t>
      </w:r>
      <w:proofErr w:type="gramStart"/>
      <w:r w:rsidR="00E42F73">
        <w:rPr>
          <w:rFonts w:hint="eastAsia"/>
        </w:rPr>
        <w:t>压测调</w:t>
      </w:r>
      <w:proofErr w:type="gramEnd"/>
      <w:r w:rsidR="00E42F73">
        <w:rPr>
          <w:rFonts w:hint="eastAsia"/>
        </w:rPr>
        <w:t xml:space="preserve">优 </w:t>
      </w:r>
      <w:r w:rsidR="00E42F73">
        <w:t xml:space="preserve"> </w:t>
      </w:r>
      <w:r w:rsidR="00F85B27">
        <w:t xml:space="preserve">  </w:t>
      </w:r>
    </w:p>
    <w:p w14:paraId="5100EFA0" w14:textId="2BF5AD09" w:rsidR="001240A7" w:rsidRDefault="001240A7" w:rsidP="00F17AB8">
      <w:pPr>
        <w:rPr>
          <w:rFonts w:hint="eastAsia"/>
        </w:rPr>
      </w:pPr>
    </w:p>
    <w:p w14:paraId="0AFBF8EE" w14:textId="77777777" w:rsidR="001240A7" w:rsidRDefault="001240A7" w:rsidP="00F17AB8">
      <w:pPr>
        <w:rPr>
          <w:rFonts w:hint="eastAsia"/>
        </w:rPr>
      </w:pPr>
    </w:p>
    <w:p w14:paraId="4FF68DC6" w14:textId="77777777" w:rsidR="007A07F8" w:rsidRDefault="007A07F8" w:rsidP="00F17AB8">
      <w:pPr>
        <w:rPr>
          <w:rFonts w:hint="eastAsia"/>
        </w:rPr>
      </w:pPr>
    </w:p>
    <w:p w14:paraId="4E91D480" w14:textId="77777777" w:rsidR="007A07F8" w:rsidRDefault="007A07F8" w:rsidP="00F17AB8">
      <w:pPr>
        <w:rPr>
          <w:rFonts w:hint="eastAsia"/>
        </w:rPr>
      </w:pPr>
    </w:p>
    <w:p w14:paraId="275490EA" w14:textId="77777777" w:rsidR="007A07F8" w:rsidRPr="007A07F8" w:rsidRDefault="007A07F8" w:rsidP="00F17AB8">
      <w:pPr>
        <w:rPr>
          <w:rFonts w:hint="eastAsia"/>
        </w:rPr>
      </w:pPr>
    </w:p>
    <w:sectPr w:rsidR="007A07F8" w:rsidRPr="007A07F8" w:rsidSect="001D7F0A">
      <w:pgSz w:w="11906" w:h="16838"/>
      <w:pgMar w:top="567" w:right="720" w:bottom="567"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D04FAE" w14:textId="77777777" w:rsidR="00F47F3E" w:rsidRDefault="00F47F3E" w:rsidP="00BA7BD4">
      <w:pPr>
        <w:rPr>
          <w:rFonts w:hint="eastAsia"/>
        </w:rPr>
      </w:pPr>
      <w:r>
        <w:separator/>
      </w:r>
    </w:p>
  </w:endnote>
  <w:endnote w:type="continuationSeparator" w:id="0">
    <w:p w14:paraId="6FCE928C" w14:textId="77777777" w:rsidR="00F47F3E" w:rsidRDefault="00F47F3E" w:rsidP="00BA7BD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917D7" w14:textId="77777777" w:rsidR="00F47F3E" w:rsidRDefault="00F47F3E" w:rsidP="00BA7BD4">
      <w:pPr>
        <w:rPr>
          <w:rFonts w:hint="eastAsia"/>
        </w:rPr>
      </w:pPr>
      <w:r>
        <w:separator/>
      </w:r>
    </w:p>
  </w:footnote>
  <w:footnote w:type="continuationSeparator" w:id="0">
    <w:p w14:paraId="0D71E3B2" w14:textId="77777777" w:rsidR="00F47F3E" w:rsidRDefault="00F47F3E" w:rsidP="00BA7BD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21DF2"/>
    <w:multiLevelType w:val="multilevel"/>
    <w:tmpl w:val="FF42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17EA3"/>
    <w:multiLevelType w:val="multilevel"/>
    <w:tmpl w:val="FBD0E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621CC3"/>
    <w:multiLevelType w:val="hybridMultilevel"/>
    <w:tmpl w:val="9DD8E9B2"/>
    <w:lvl w:ilvl="0" w:tplc="9F6C92E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80067A"/>
    <w:multiLevelType w:val="hybridMultilevel"/>
    <w:tmpl w:val="F9C6CE4C"/>
    <w:lvl w:ilvl="0" w:tplc="565EE5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3B705DD"/>
    <w:multiLevelType w:val="hybridMultilevel"/>
    <w:tmpl w:val="8F74F1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E8E63FA"/>
    <w:multiLevelType w:val="hybridMultilevel"/>
    <w:tmpl w:val="6F1AAF1E"/>
    <w:lvl w:ilvl="0" w:tplc="4A308D8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3704C9"/>
    <w:multiLevelType w:val="hybridMultilevel"/>
    <w:tmpl w:val="D5B40FA0"/>
    <w:lvl w:ilvl="0" w:tplc="42B454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50E1488"/>
    <w:multiLevelType w:val="hybridMultilevel"/>
    <w:tmpl w:val="93A6B292"/>
    <w:lvl w:ilvl="0" w:tplc="7DB4E3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2236963">
    <w:abstractNumId w:val="2"/>
  </w:num>
  <w:num w:numId="2" w16cid:durableId="1861773794">
    <w:abstractNumId w:val="7"/>
  </w:num>
  <w:num w:numId="3" w16cid:durableId="922029291">
    <w:abstractNumId w:val="4"/>
  </w:num>
  <w:num w:numId="4" w16cid:durableId="1662197522">
    <w:abstractNumId w:val="3"/>
  </w:num>
  <w:num w:numId="5" w16cid:durableId="1898737588">
    <w:abstractNumId w:val="6"/>
  </w:num>
  <w:num w:numId="6" w16cid:durableId="1692295999">
    <w:abstractNumId w:val="5"/>
  </w:num>
  <w:num w:numId="7" w16cid:durableId="1526019474">
    <w:abstractNumId w:val="1"/>
  </w:num>
  <w:num w:numId="8" w16cid:durableId="70394016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t18352863625@126.com">
    <w15:presenceInfo w15:providerId="Windows Live" w15:userId="961b43dc9b0652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7F6"/>
    <w:rsid w:val="00004BFA"/>
    <w:rsid w:val="00082970"/>
    <w:rsid w:val="000A31EB"/>
    <w:rsid w:val="000C3FBE"/>
    <w:rsid w:val="000C6239"/>
    <w:rsid w:val="000F5510"/>
    <w:rsid w:val="0012275A"/>
    <w:rsid w:val="001240A7"/>
    <w:rsid w:val="00124DCF"/>
    <w:rsid w:val="0012566D"/>
    <w:rsid w:val="00142228"/>
    <w:rsid w:val="0018012C"/>
    <w:rsid w:val="001C2B3C"/>
    <w:rsid w:val="001C6F06"/>
    <w:rsid w:val="001D7F0A"/>
    <w:rsid w:val="0020478D"/>
    <w:rsid w:val="00206AA8"/>
    <w:rsid w:val="00230F11"/>
    <w:rsid w:val="002346BB"/>
    <w:rsid w:val="00241146"/>
    <w:rsid w:val="00254E03"/>
    <w:rsid w:val="00264A11"/>
    <w:rsid w:val="002652EE"/>
    <w:rsid w:val="002A5B21"/>
    <w:rsid w:val="002D0E89"/>
    <w:rsid w:val="0030144F"/>
    <w:rsid w:val="00320E7E"/>
    <w:rsid w:val="003613BC"/>
    <w:rsid w:val="003637FB"/>
    <w:rsid w:val="003717F6"/>
    <w:rsid w:val="003831C2"/>
    <w:rsid w:val="0038650F"/>
    <w:rsid w:val="003B3C74"/>
    <w:rsid w:val="003B4453"/>
    <w:rsid w:val="003E5EFB"/>
    <w:rsid w:val="004028F2"/>
    <w:rsid w:val="00412FE6"/>
    <w:rsid w:val="00441619"/>
    <w:rsid w:val="00454149"/>
    <w:rsid w:val="004806B2"/>
    <w:rsid w:val="004B18F9"/>
    <w:rsid w:val="004B25F8"/>
    <w:rsid w:val="004D422D"/>
    <w:rsid w:val="004D5DA9"/>
    <w:rsid w:val="004F2C59"/>
    <w:rsid w:val="004F3CC6"/>
    <w:rsid w:val="004F4E46"/>
    <w:rsid w:val="004F4EA3"/>
    <w:rsid w:val="004F7C06"/>
    <w:rsid w:val="00502534"/>
    <w:rsid w:val="0052413A"/>
    <w:rsid w:val="00543132"/>
    <w:rsid w:val="005550F3"/>
    <w:rsid w:val="00555B34"/>
    <w:rsid w:val="0058011F"/>
    <w:rsid w:val="005A29E3"/>
    <w:rsid w:val="005A5295"/>
    <w:rsid w:val="005F1B65"/>
    <w:rsid w:val="00606DB2"/>
    <w:rsid w:val="00610993"/>
    <w:rsid w:val="00643F5E"/>
    <w:rsid w:val="006A1DEF"/>
    <w:rsid w:val="006A3896"/>
    <w:rsid w:val="006E3E46"/>
    <w:rsid w:val="006F06B7"/>
    <w:rsid w:val="00712205"/>
    <w:rsid w:val="00731958"/>
    <w:rsid w:val="007528A2"/>
    <w:rsid w:val="007542DE"/>
    <w:rsid w:val="007620E3"/>
    <w:rsid w:val="0078614D"/>
    <w:rsid w:val="007A07F8"/>
    <w:rsid w:val="007A25D5"/>
    <w:rsid w:val="007F6512"/>
    <w:rsid w:val="00822589"/>
    <w:rsid w:val="00851122"/>
    <w:rsid w:val="0085691B"/>
    <w:rsid w:val="0087455B"/>
    <w:rsid w:val="00877ACE"/>
    <w:rsid w:val="008C28C7"/>
    <w:rsid w:val="008E0669"/>
    <w:rsid w:val="008E292B"/>
    <w:rsid w:val="0091652F"/>
    <w:rsid w:val="009370AA"/>
    <w:rsid w:val="009406D2"/>
    <w:rsid w:val="009734B7"/>
    <w:rsid w:val="009773F8"/>
    <w:rsid w:val="00986E5B"/>
    <w:rsid w:val="009B2263"/>
    <w:rsid w:val="009F114A"/>
    <w:rsid w:val="009F2B2F"/>
    <w:rsid w:val="00A02DF0"/>
    <w:rsid w:val="00A07F6C"/>
    <w:rsid w:val="00A3064F"/>
    <w:rsid w:val="00A36894"/>
    <w:rsid w:val="00A44FCC"/>
    <w:rsid w:val="00A872B4"/>
    <w:rsid w:val="00A94152"/>
    <w:rsid w:val="00AA7B2D"/>
    <w:rsid w:val="00AC1E05"/>
    <w:rsid w:val="00B32A20"/>
    <w:rsid w:val="00B37707"/>
    <w:rsid w:val="00B54E0F"/>
    <w:rsid w:val="00B561F5"/>
    <w:rsid w:val="00B56F50"/>
    <w:rsid w:val="00B74D5B"/>
    <w:rsid w:val="00B8215B"/>
    <w:rsid w:val="00B8575F"/>
    <w:rsid w:val="00B85FD8"/>
    <w:rsid w:val="00B92EF8"/>
    <w:rsid w:val="00BA7BD4"/>
    <w:rsid w:val="00BB037D"/>
    <w:rsid w:val="00BC582B"/>
    <w:rsid w:val="00BD4F03"/>
    <w:rsid w:val="00BD66C7"/>
    <w:rsid w:val="00C05A76"/>
    <w:rsid w:val="00C12462"/>
    <w:rsid w:val="00CA0AB1"/>
    <w:rsid w:val="00CD2E03"/>
    <w:rsid w:val="00CD42EA"/>
    <w:rsid w:val="00CE0D5C"/>
    <w:rsid w:val="00D06F02"/>
    <w:rsid w:val="00DB06E8"/>
    <w:rsid w:val="00DB4796"/>
    <w:rsid w:val="00DE7E8B"/>
    <w:rsid w:val="00E059A0"/>
    <w:rsid w:val="00E117C5"/>
    <w:rsid w:val="00E42F73"/>
    <w:rsid w:val="00E4502E"/>
    <w:rsid w:val="00E60D0C"/>
    <w:rsid w:val="00E770D9"/>
    <w:rsid w:val="00EA7611"/>
    <w:rsid w:val="00ED29BC"/>
    <w:rsid w:val="00ED4160"/>
    <w:rsid w:val="00EE41F5"/>
    <w:rsid w:val="00F15A23"/>
    <w:rsid w:val="00F16F9A"/>
    <w:rsid w:val="00F17AB8"/>
    <w:rsid w:val="00F305C4"/>
    <w:rsid w:val="00F3564D"/>
    <w:rsid w:val="00F47F3E"/>
    <w:rsid w:val="00F65A18"/>
    <w:rsid w:val="00F66E6E"/>
    <w:rsid w:val="00F85B27"/>
    <w:rsid w:val="00F86939"/>
    <w:rsid w:val="00F87727"/>
    <w:rsid w:val="00FA43D9"/>
    <w:rsid w:val="00FA5DB4"/>
    <w:rsid w:val="00FB74FD"/>
    <w:rsid w:val="00FC76E5"/>
    <w:rsid w:val="00FD1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20FB2"/>
  <w15:chartTrackingRefBased/>
  <w15:docId w15:val="{ECB63B03-C8EF-40AE-B3F5-B2350644A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4EA3"/>
    <w:pPr>
      <w:widowControl w:val="0"/>
      <w:jc w:val="both"/>
    </w:pPr>
  </w:style>
  <w:style w:type="paragraph" w:styleId="1">
    <w:name w:val="heading 1"/>
    <w:basedOn w:val="a"/>
    <w:next w:val="a"/>
    <w:link w:val="10"/>
    <w:uiPriority w:val="9"/>
    <w:qFormat/>
    <w:rsid w:val="00F17AB8"/>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AC1E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8297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7AB8"/>
    <w:rPr>
      <w:b/>
      <w:bCs/>
      <w:kern w:val="44"/>
      <w:sz w:val="32"/>
      <w:szCs w:val="44"/>
    </w:rPr>
  </w:style>
  <w:style w:type="paragraph" w:styleId="a3">
    <w:name w:val="header"/>
    <w:basedOn w:val="a"/>
    <w:link w:val="a4"/>
    <w:uiPriority w:val="99"/>
    <w:unhideWhenUsed/>
    <w:rsid w:val="00BA7B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A7BD4"/>
    <w:rPr>
      <w:sz w:val="18"/>
      <w:szCs w:val="18"/>
    </w:rPr>
  </w:style>
  <w:style w:type="paragraph" w:styleId="a5">
    <w:name w:val="footer"/>
    <w:basedOn w:val="a"/>
    <w:link w:val="a6"/>
    <w:uiPriority w:val="99"/>
    <w:unhideWhenUsed/>
    <w:rsid w:val="00BA7BD4"/>
    <w:pPr>
      <w:tabs>
        <w:tab w:val="center" w:pos="4153"/>
        <w:tab w:val="right" w:pos="8306"/>
      </w:tabs>
      <w:snapToGrid w:val="0"/>
      <w:jc w:val="left"/>
    </w:pPr>
    <w:rPr>
      <w:sz w:val="18"/>
      <w:szCs w:val="18"/>
    </w:rPr>
  </w:style>
  <w:style w:type="character" w:customStyle="1" w:styleId="a6">
    <w:name w:val="页脚 字符"/>
    <w:basedOn w:val="a0"/>
    <w:link w:val="a5"/>
    <w:uiPriority w:val="99"/>
    <w:rsid w:val="00BA7BD4"/>
    <w:rPr>
      <w:sz w:val="18"/>
      <w:szCs w:val="18"/>
    </w:rPr>
  </w:style>
  <w:style w:type="paragraph" w:styleId="a7">
    <w:name w:val="List Paragraph"/>
    <w:basedOn w:val="a"/>
    <w:uiPriority w:val="34"/>
    <w:qFormat/>
    <w:rsid w:val="009773F8"/>
    <w:pPr>
      <w:ind w:firstLineChars="200" w:firstLine="420"/>
    </w:pPr>
  </w:style>
  <w:style w:type="character" w:customStyle="1" w:styleId="20">
    <w:name w:val="标题 2 字符"/>
    <w:basedOn w:val="a0"/>
    <w:link w:val="2"/>
    <w:uiPriority w:val="9"/>
    <w:rsid w:val="00AC1E05"/>
    <w:rPr>
      <w:rFonts w:asciiTheme="majorHAnsi" w:eastAsiaTheme="majorEastAsia" w:hAnsiTheme="majorHAnsi" w:cstheme="majorBidi"/>
      <w:b/>
      <w:bCs/>
      <w:sz w:val="32"/>
      <w:szCs w:val="32"/>
    </w:rPr>
  </w:style>
  <w:style w:type="paragraph" w:styleId="a8">
    <w:name w:val="Normal (Web)"/>
    <w:basedOn w:val="a"/>
    <w:uiPriority w:val="99"/>
    <w:semiHidden/>
    <w:unhideWhenUsed/>
    <w:rsid w:val="007A07F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004B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04BFA"/>
    <w:rPr>
      <w:rFonts w:ascii="宋体" w:eastAsia="宋体" w:hAnsi="宋体" w:cs="宋体"/>
      <w:kern w:val="0"/>
      <w:sz w:val="24"/>
      <w:szCs w:val="24"/>
    </w:rPr>
  </w:style>
  <w:style w:type="paragraph" w:styleId="a9">
    <w:name w:val="Revision"/>
    <w:hidden/>
    <w:uiPriority w:val="99"/>
    <w:semiHidden/>
    <w:rsid w:val="00606DB2"/>
  </w:style>
  <w:style w:type="character" w:customStyle="1" w:styleId="30">
    <w:name w:val="标题 3 字符"/>
    <w:basedOn w:val="a0"/>
    <w:link w:val="3"/>
    <w:uiPriority w:val="9"/>
    <w:semiHidden/>
    <w:rsid w:val="0008297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06954">
      <w:bodyDiv w:val="1"/>
      <w:marLeft w:val="0"/>
      <w:marRight w:val="0"/>
      <w:marTop w:val="0"/>
      <w:marBottom w:val="0"/>
      <w:divBdr>
        <w:top w:val="none" w:sz="0" w:space="0" w:color="auto"/>
        <w:left w:val="none" w:sz="0" w:space="0" w:color="auto"/>
        <w:bottom w:val="none" w:sz="0" w:space="0" w:color="auto"/>
        <w:right w:val="none" w:sz="0" w:space="0" w:color="auto"/>
      </w:divBdr>
    </w:div>
    <w:div w:id="245306261">
      <w:bodyDiv w:val="1"/>
      <w:marLeft w:val="0"/>
      <w:marRight w:val="0"/>
      <w:marTop w:val="0"/>
      <w:marBottom w:val="0"/>
      <w:divBdr>
        <w:top w:val="none" w:sz="0" w:space="0" w:color="auto"/>
        <w:left w:val="none" w:sz="0" w:space="0" w:color="auto"/>
        <w:bottom w:val="none" w:sz="0" w:space="0" w:color="auto"/>
        <w:right w:val="none" w:sz="0" w:space="0" w:color="auto"/>
      </w:divBdr>
    </w:div>
    <w:div w:id="438642510">
      <w:bodyDiv w:val="1"/>
      <w:marLeft w:val="0"/>
      <w:marRight w:val="0"/>
      <w:marTop w:val="0"/>
      <w:marBottom w:val="0"/>
      <w:divBdr>
        <w:top w:val="none" w:sz="0" w:space="0" w:color="auto"/>
        <w:left w:val="none" w:sz="0" w:space="0" w:color="auto"/>
        <w:bottom w:val="none" w:sz="0" w:space="0" w:color="auto"/>
        <w:right w:val="none" w:sz="0" w:space="0" w:color="auto"/>
      </w:divBdr>
    </w:div>
    <w:div w:id="610554409">
      <w:bodyDiv w:val="1"/>
      <w:marLeft w:val="0"/>
      <w:marRight w:val="0"/>
      <w:marTop w:val="0"/>
      <w:marBottom w:val="0"/>
      <w:divBdr>
        <w:top w:val="none" w:sz="0" w:space="0" w:color="auto"/>
        <w:left w:val="none" w:sz="0" w:space="0" w:color="auto"/>
        <w:bottom w:val="none" w:sz="0" w:space="0" w:color="auto"/>
        <w:right w:val="none" w:sz="0" w:space="0" w:color="auto"/>
      </w:divBdr>
    </w:div>
    <w:div w:id="667368886">
      <w:bodyDiv w:val="1"/>
      <w:marLeft w:val="0"/>
      <w:marRight w:val="0"/>
      <w:marTop w:val="0"/>
      <w:marBottom w:val="0"/>
      <w:divBdr>
        <w:top w:val="none" w:sz="0" w:space="0" w:color="auto"/>
        <w:left w:val="none" w:sz="0" w:space="0" w:color="auto"/>
        <w:bottom w:val="none" w:sz="0" w:space="0" w:color="auto"/>
        <w:right w:val="none" w:sz="0" w:space="0" w:color="auto"/>
      </w:divBdr>
    </w:div>
    <w:div w:id="848249631">
      <w:bodyDiv w:val="1"/>
      <w:marLeft w:val="0"/>
      <w:marRight w:val="0"/>
      <w:marTop w:val="0"/>
      <w:marBottom w:val="0"/>
      <w:divBdr>
        <w:top w:val="none" w:sz="0" w:space="0" w:color="auto"/>
        <w:left w:val="none" w:sz="0" w:space="0" w:color="auto"/>
        <w:bottom w:val="none" w:sz="0" w:space="0" w:color="auto"/>
        <w:right w:val="none" w:sz="0" w:space="0" w:color="auto"/>
      </w:divBdr>
    </w:div>
    <w:div w:id="1153646638">
      <w:bodyDiv w:val="1"/>
      <w:marLeft w:val="0"/>
      <w:marRight w:val="0"/>
      <w:marTop w:val="0"/>
      <w:marBottom w:val="0"/>
      <w:divBdr>
        <w:top w:val="none" w:sz="0" w:space="0" w:color="auto"/>
        <w:left w:val="none" w:sz="0" w:space="0" w:color="auto"/>
        <w:bottom w:val="none" w:sz="0" w:space="0" w:color="auto"/>
        <w:right w:val="none" w:sz="0" w:space="0" w:color="auto"/>
      </w:divBdr>
    </w:div>
    <w:div w:id="1162354078">
      <w:bodyDiv w:val="1"/>
      <w:marLeft w:val="0"/>
      <w:marRight w:val="0"/>
      <w:marTop w:val="0"/>
      <w:marBottom w:val="0"/>
      <w:divBdr>
        <w:top w:val="none" w:sz="0" w:space="0" w:color="auto"/>
        <w:left w:val="none" w:sz="0" w:space="0" w:color="auto"/>
        <w:bottom w:val="none" w:sz="0" w:space="0" w:color="auto"/>
        <w:right w:val="none" w:sz="0" w:space="0" w:color="auto"/>
      </w:divBdr>
    </w:div>
    <w:div w:id="1252004316">
      <w:bodyDiv w:val="1"/>
      <w:marLeft w:val="0"/>
      <w:marRight w:val="0"/>
      <w:marTop w:val="0"/>
      <w:marBottom w:val="0"/>
      <w:divBdr>
        <w:top w:val="none" w:sz="0" w:space="0" w:color="auto"/>
        <w:left w:val="none" w:sz="0" w:space="0" w:color="auto"/>
        <w:bottom w:val="none" w:sz="0" w:space="0" w:color="auto"/>
        <w:right w:val="none" w:sz="0" w:space="0" w:color="auto"/>
      </w:divBdr>
    </w:div>
    <w:div w:id="1263495412">
      <w:bodyDiv w:val="1"/>
      <w:marLeft w:val="0"/>
      <w:marRight w:val="0"/>
      <w:marTop w:val="0"/>
      <w:marBottom w:val="0"/>
      <w:divBdr>
        <w:top w:val="none" w:sz="0" w:space="0" w:color="auto"/>
        <w:left w:val="none" w:sz="0" w:space="0" w:color="auto"/>
        <w:bottom w:val="none" w:sz="0" w:space="0" w:color="auto"/>
        <w:right w:val="none" w:sz="0" w:space="0" w:color="auto"/>
      </w:divBdr>
    </w:div>
    <w:div w:id="1504976730">
      <w:bodyDiv w:val="1"/>
      <w:marLeft w:val="0"/>
      <w:marRight w:val="0"/>
      <w:marTop w:val="0"/>
      <w:marBottom w:val="0"/>
      <w:divBdr>
        <w:top w:val="none" w:sz="0" w:space="0" w:color="auto"/>
        <w:left w:val="none" w:sz="0" w:space="0" w:color="auto"/>
        <w:bottom w:val="none" w:sz="0" w:space="0" w:color="auto"/>
        <w:right w:val="none" w:sz="0" w:space="0" w:color="auto"/>
      </w:divBdr>
    </w:div>
    <w:div w:id="1597129115">
      <w:bodyDiv w:val="1"/>
      <w:marLeft w:val="0"/>
      <w:marRight w:val="0"/>
      <w:marTop w:val="0"/>
      <w:marBottom w:val="0"/>
      <w:divBdr>
        <w:top w:val="none" w:sz="0" w:space="0" w:color="auto"/>
        <w:left w:val="none" w:sz="0" w:space="0" w:color="auto"/>
        <w:bottom w:val="none" w:sz="0" w:space="0" w:color="auto"/>
        <w:right w:val="none" w:sz="0" w:space="0" w:color="auto"/>
      </w:divBdr>
    </w:div>
    <w:div w:id="179058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customXml" Target="ink/ink6.xml"/><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image" Target="media/image44.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customXml" Target="ink/ink3.xml"/><Relationship Id="rId14" Type="http://schemas.openxmlformats.org/officeDocument/2006/relationships/customXml" Target="ink/ink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ustomXml" Target="ink/ink5.xml"/><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4.xml"/><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0.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4T13:48:23.048"/>
    </inkml:context>
    <inkml:brush xml:id="br0">
      <inkml:brushProperty name="width" value="0.05" units="cm"/>
      <inkml:brushProperty name="height" value="0.05" units="cm"/>
      <inkml:brushProperty name="color" value="#E71224"/>
    </inkml:brush>
  </inkml:definitions>
  <inkml:trace contextRef="#ctx0" brushRef="#br0">299 661 24575,'5'1'0,"0"0"0,0 0 0,-1 0 0,1 1 0,0 0 0,0 0 0,-1 0 0,9 6 0,20 8 0,22-2 0,0-2 0,0-3 0,93 5 0,175-15 0,-294 0 0,123-10 0,0-7 0,293-74 0,-212 45 0,-145 31 0,0-3 0,124-44 0,-208 62 0,0 0 0,0-1 0,0 1 0,0-1 0,0 0 0,0-1 0,0 1 0,-1-1 0,1 1 0,-1-1 0,0 0 0,0-1 0,0 1 0,0 0 0,0-1 0,-1 0 0,1 1 0,-1-1 0,0 0 0,-1 0 0,1 0 0,0 0 0,-1-1 0,0 1 0,0 0 0,0-1 0,-1 1 0,0 0 0,0-1 0,0 1 0,0-1 0,0 1 0,-1 0 0,0-1 0,0 1 0,0 0 0,0-1 0,-1 1 0,0 0 0,0 0 0,0 0 0,0 1 0,-4-6 0,-6-7 0,-1 1 0,-1 0 0,0 1 0,-1 1 0,0 0 0,-1 1 0,0 1 0,-1 1 0,-35-17 0,-11-1 0,-97-27 0,104 41 0,-1 3 0,0 3 0,-1 2 0,-61 1 0,-82-8 0,-709-19 0,681 34 0,196-1 0,1 2 0,0 1 0,-1 2 0,2 1 0,-46 16 0,70-20 0,-1 0 0,1 0 0,0 1 0,-1 0 0,1 0 0,1 1 0,-1-1 0,1 2 0,0-1 0,0 1 0,0 0 0,1 0 0,0 0 0,0 1 0,1-1 0,0 1 0,0 1 0,0-1 0,-2 10 0,0 3 0,1 0 0,1 0 0,1 1 0,1-1 0,1 1 0,1 27 0,1-22 0,-2-12 0,1 0 0,0 1 0,1-1 0,1 0 0,0 0 0,1 0 0,1 0 0,0-1 0,1 1 0,7 15 0,1-7 69,0-1-1,2 0 0,0-1 0,32 31 1,-38-42-212,1 0 1,0-1 0,0-1 0,0 1-1,1-2 1,0 1 0,0-1 0,1-1 0,0 0-1,0-1 1,16 4 0,-12-6-6684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9T01:59:36.031"/>
    </inkml:context>
    <inkml:brush xml:id="br0">
      <inkml:brushProperty name="width" value="0.05" units="cm"/>
      <inkml:brushProperty name="height" value="0.05" units="cm"/>
      <inkml:brushProperty name="color" value="#E71224"/>
    </inkml:brush>
  </inkml:definitions>
  <inkml:trace contextRef="#ctx0" brushRef="#br0">141 796 24575,'20'1'0,"1"2"0,-1 0 0,0 1 0,22 7 0,49 10 0,307 0 0,-216-17 0,11 6 0,267 1 0,-417-14 0,-1-1 0,1-2 0,-1-3 0,0-1 0,72-27 0,-78 24 0,-20 7 0,-1 1 0,30-16 0,-41 18 0,0 0 0,0 0 0,0 0 0,0-1 0,0 1 0,-1-1 0,1 0 0,-1 0 0,0 0 0,0 0 0,-1 0 0,1-1 0,3-8 0,1-8 0,-1 0 0,-1-1 0,-1 0 0,2-33 0,-5 41 0,-1 1 0,0-1 0,-1 1 0,0 0 0,-1 0 0,0-1 0,-2 1 0,-7-21 0,3 21 0,-1 1 0,0 0 0,-1 1 0,0 0 0,-1 1 0,0 0 0,-1 0 0,-25-15 0,8 3 0,-19-10 0,0 2 0,-2 1 0,-1 3 0,-1 2 0,-1 3 0,-109-29 0,85 28 0,-1 4 0,-1 3 0,-159-9 0,154 24 0,1 4 0,-1 4 0,1 3 0,1 4 0,-103 32 0,62-16 0,72-20 0,-50 18 0,91-24 0,0 0 0,1 1 0,-1 0 0,1 1 0,0 0 0,1 0 0,0 1 0,0 0 0,1 1 0,0-1 0,0 1 0,1 1 0,-7 12 0,12-18 0,0 1 0,0-1 0,0 1 0,0 0 0,1 0 0,-1-1 0,1 1 0,1 0 0,-1 0 0,1-1 0,-1 1 0,1 0 0,1-1 0,-1 1 0,1-1 0,-1 1 0,1-1 0,1 0 0,-1 0 0,1 0 0,-1 0 0,1 0 0,5 5 0,8 9 0,0-2 0,1 0 0,25 19 0,-39-33 0,148 100-1365,-132-90-5461</inkml:trace>
  <inkml:trace contextRef="#ctx0" brushRef="#br0" timeOffset="1100.07">4004 533 24575,'38'24'0,"-6"-15"0,0-1 0,1-2 0,-1-2 0,1 0 0,0-2 0,44-4 0,32 4 0,485 11 0,-19-80-1365,-554 64-5461</inkml:trace>
  <inkml:trace contextRef="#ctx0" brushRef="#br0" timeOffset="3210.49">6757 707 24575,'1316'0'0,"-1012"-18"0,11 0 0,-190 17 0,138-18 0,-227 14-112,280-23-1141,-295 28-5573</inkml:trace>
  <inkml:trace contextRef="#ctx0" brushRef="#br0" timeOffset="4199.81">7991 91 24575,'1'22'0,"2"0"0,0 0 0,1 0 0,12 32 0,-9-32 0,-1 1 0,-1-1 0,-1 1 0,1 29 0,-4-37 0,-1 48 0,11 71 0,-7-100-1365,-3-19-5461</inkml:trace>
  <inkml:trace contextRef="#ctx0" brushRef="#br0" timeOffset="5770.53">8097 73 24575,'722'0'0,"-720"0"0,0 0 0,0 0 0,0 0 0,1 0 0,-1 0 0,0 0 0,0 1 0,0-1 0,0 1 0,0-1 0,0 1 0,0 0 0,0 0 0,0 0 0,0 0 0,0 0 0,-1 0 0,1 0 0,0 1 0,-1-1 0,1 1 0,-1-1 0,1 1 0,-1-1 0,0 1 0,1 2 0,0 2 0,0 0 0,-1 0 0,0 0 0,0-1 0,-1 2 0,1-1 0,-1 0 0,-1 7 0,-2 42 0,-1 17 0,3 0 0,2 0 0,14 82 0,-3-105-1365,-7-30-5461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9T02:12:08.651"/>
    </inkml:context>
    <inkml:brush xml:id="br0">
      <inkml:brushProperty name="width" value="0.05" units="cm"/>
      <inkml:brushProperty name="height" value="0.05" units="cm"/>
      <inkml:brushProperty name="color" value="#E71224"/>
    </inkml:brush>
  </inkml:definitions>
  <inkml:trace contextRef="#ctx0" brushRef="#br0">3691 497 24575,'-11'-1'0,"0"-1"0,0 0 0,0-1 0,-21-8 0,3 1 0,-244-66 0,-99-29 0,-293-70 0,405 111 0,17 31 0,193 29 0,-412-6 0,282 12 0,116 0 0,-1 3 0,-95 19 0,-123 46 0,238-57 0,-153 49 0,178-54 0,1 1 0,-1 1 0,2 1 0,-1 0 0,2 2 0,0 0 0,-24 22 0,36-28 0,0 0 0,1 0 0,0 0 0,0 0 0,0 1 0,-4 15 0,-9 18 0,9-25 0,2 0 0,0 1 0,0-1 0,2 1 0,0 1 0,1-1 0,-1 25 0,2 6 0,6 70 0,-2-98 0,2 0 0,8 29 0,6 34 0,-15-70 0,0-1 0,0 1 0,1-1 0,0 0 0,1 0 0,1 0 0,0-1 0,0 0 0,1 0 0,1-1 0,0 0 0,0 0 0,18 16 0,4 1 0,2-1 0,0-2 0,40 23 0,11 5 0,2-4 0,119 48 0,-174-87 0,0-1 0,0-1 0,32 2 0,39 8 0,-42-5 0,0-3 0,89 3 0,124-13 0,-103-2 0,1344 3 0,-1203 19 0,-76-7 0,-222-12 0,586 23 0,-479-22 0,364-3 0,-464 0 0,-1 0 0,0-1 0,1-1 0,-2 0 0,1-2 0,0 0 0,19-10 0,-6 0 0,-1-1 0,54-40 0,-78 53 0,-1 0 0,0-1 0,0 1 0,-1-1 0,1 0 0,-1 0 0,0 0 0,0-1 0,-1 0 0,0 1 0,0-1 0,0 0 0,-1-1 0,0 1 0,0 0 0,0-1 0,-1 1 0,1-11 0,-2 9 0,0 0 0,-1 0 0,0 1 0,-1-1 0,0 0 0,0 1 0,0 0 0,-1-1 0,0 1 0,-1 0 0,1 0 0,-1 1 0,-1-1 0,1 1 0,-10-10 0,-12-12 0,-1 1 0,-2 1 0,0 1 0,-2 2 0,0 0 0,-2 3 0,0 1 0,-51-22 0,-35-13 0,-46-18 0,11 18 0,-141-36 0,238 70 0,-141-56 0,177 68-195,0 1 0,-1 2 0,0 0 0,0 1 0,0 1 0,-23 0 0,30 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14:55:25.425"/>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7T08:00:42.971"/>
    </inkml:context>
    <inkml:brush xml:id="br0">
      <inkml:brushProperty name="width" value="0.05" units="cm"/>
      <inkml:brushProperty name="height" value="0.05" units="cm"/>
      <inkml:brushProperty name="color" value="#E71224"/>
    </inkml:brush>
  </inkml:definitions>
  <inkml:trace contextRef="#ctx0" brushRef="#br0">0 37 24575,'72'12'0,"471"-5"0,-301-10 0,2595 3 0,-2505-17 0,-244 17 0,398-12 0,-317-5 0,-94 11 0,137 6 0,-86 3 0,-29-5 0,102 4 0,-103 13 0,-60-8 0,43 3 0,168 5 0,-61 0 0,-110-9 0,135-6 0,-87-2 0,914 2 0,-840-18 0,-184 18 0,430-12 0,105 6 0,-307 9 0,-86-2 0,169-3 0,-228-5 0,54-2 0,418-6 0,119 11 0,-365 6 0,79-2-1365,-388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7T08:00:36.181"/>
    </inkml:context>
    <inkml:brush xml:id="br0">
      <inkml:brushProperty name="width" value="0.05" units="cm"/>
      <inkml:brushProperty name="height" value="0.05" units="cm"/>
      <inkml:brushProperty name="color" value="#E71224"/>
    </inkml:brush>
  </inkml:definitions>
  <inkml:trace contextRef="#ctx0" brushRef="#br0">0 102 24575,'21'-1'0,"0"-1"0,31-7 0,6-1 0,66 0 0,153 9 0,-1 1 0,-164-8 0,72-1 0,196-1 0,-231 3 0,-29 0 0,58-2 0,119-3 0,-208 5 0,128 8 0,-82 1 0,509-2 0,-430 17 0,-174-16 0,65 11 0,290 35 0,-310-40 0,152-6 0,-101-3 0,114 15 0,149-7 0,-224-9 0,-5 5 0,182-4 0,-313-2 0,0-2 0,57-17 0,-25 6 0,3 4 0,1 3 0,0 3 0,94 4 0,626 4 0,-503-18 0,-9 17-1365,-268 0-5461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2697A-C398-4BF6-9DD3-22D5C7D8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32</Pages>
  <Words>2248</Words>
  <Characters>12816</Characters>
  <Application>Microsoft Office Word</Application>
  <DocSecurity>0</DocSecurity>
  <Lines>106</Lines>
  <Paragraphs>30</Paragraphs>
  <ScaleCrop>false</ScaleCrop>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yt18352863625@126.com</dc:creator>
  <cp:keywords/>
  <dc:description/>
  <cp:lastModifiedBy>yt18352863625@126.com</cp:lastModifiedBy>
  <cp:revision>57</cp:revision>
  <dcterms:created xsi:type="dcterms:W3CDTF">2023-03-09T04:36:00Z</dcterms:created>
  <dcterms:modified xsi:type="dcterms:W3CDTF">2025-03-16T13:13:00Z</dcterms:modified>
</cp:coreProperties>
</file>